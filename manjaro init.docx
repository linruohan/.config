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 xml:space="preserve">因为没安装 </w:t>
      </w:r>
      <w:r>
        <w:rPr>
          <w:rFonts w:eastAsia="DejaVu Sans Mono" w:ascii="DejaVu Sans Mono" w:hAnsi="DejaVu Sans Mono"/>
        </w:rPr>
        <w:t>fakeroot</w:t>
      </w:r>
      <w:r>
        <w:rPr>
          <w:rFonts w:ascii="DejaVu Sans Mono" w:hAnsi="DejaVu Sans Mono" w:eastAsia="DejaVu Sans Mono"/>
        </w:rPr>
        <w:t>、</w:t>
      </w:r>
      <w:r>
        <w:rPr>
          <w:rFonts w:eastAsia="DejaVu Sans Mono" w:ascii="DejaVu Sans Mono" w:hAnsi="DejaVu Sans Mono"/>
        </w:rPr>
        <w:t xml:space="preserve">binutils </w:t>
      </w:r>
      <w:r>
        <w:rPr>
          <w:rFonts w:ascii="DejaVu Sans Mono" w:hAnsi="DejaVu Sans Mono" w:eastAsia="DejaVu Sans Mono"/>
        </w:rPr>
        <w:t>等打包基本工具，所以</w:t>
      </w:r>
      <w:r>
        <w:rPr>
          <w:rFonts w:eastAsia="DejaVu Sans Mono" w:ascii="DejaVu Sans Mono" w:hAnsi="DejaVu Sans Mono"/>
        </w:rPr>
        <w:t xml:space="preserve">pacman -S base-devel </w:t>
      </w:r>
      <w:r>
        <w:rPr>
          <w:rFonts w:ascii="DejaVu Sans Mono" w:hAnsi="DejaVu Sans Mono" w:eastAsia="DejaVu Sans Mono"/>
        </w:rPr>
        <w:t>装一下。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spacing w:before="0" w:after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manjaro</w:t>
      </w:r>
      <w:r>
        <w:rPr>
          <w:rFonts w:ascii="DejaVu Sans Mono" w:hAnsi="DejaVu Sans Mono" w:eastAsia="DejaVu Sans Mono"/>
        </w:rPr>
        <w:t>配置攻略</w:t>
      </w:r>
    </w:p>
    <w:p>
      <w:pPr>
        <w:pStyle w:val="TextBody"/>
        <w:bidi w:val="0"/>
        <w:spacing w:before="0" w:after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</w:r>
    </w:p>
    <w:p>
      <w:pPr>
        <w:pStyle w:val="Heading1"/>
        <w:numPr>
          <w:ilvl w:val="0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0" w:name="h1"/>
      <w:bookmarkEnd w:id="0"/>
      <w:r>
        <w:rPr>
          <w:rFonts w:eastAsia="DejaVu Sans Mono" w:ascii="DejaVu Sans Mono" w:hAnsi="DejaVu Sans Mono"/>
        </w:rPr>
        <w:t xml:space="preserve">1 </w:t>
      </w:r>
      <w:r>
        <w:rPr>
          <w:rFonts w:ascii="DejaVu Sans Mono" w:hAnsi="DejaVu Sans Mono" w:eastAsia="DejaVu Sans Mono"/>
        </w:rPr>
        <w:t>源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DejaVu Sans Mono" w:hAnsi="DejaVu Sans Mono" w:eastAsia="DejaVu Sans Mono"/>
          <w:sz w:val="27"/>
        </w:rPr>
        <w:t>一、更新源的配置：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eastAsia="DejaVu Sans Mono" w:ascii="DejaVu Sans Mono" w:hAnsi="DejaVu Sans Mono"/>
        </w:rPr>
        <w:t>1</w:t>
      </w:r>
      <w:r>
        <w:rPr>
          <w:rStyle w:val="StrongEmphasis"/>
          <w:rFonts w:ascii="DejaVu Sans Mono" w:hAnsi="DejaVu Sans Mono" w:eastAsia="DejaVu Sans Mono"/>
        </w:rPr>
        <w:t>）、自动方法</w:t>
      </w:r>
      <w:r>
        <w:rPr>
          <w:rStyle w:val="StrongEmphasis"/>
          <w:rFonts w:eastAsia="DejaVu Sans Mono" w:ascii="DejaVu Sans Mono" w:hAnsi="DejaVu Sans Mono"/>
        </w:rPr>
        <w:t>: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在 终端 执行下面的命令从官方的源列表中对中国源进行测速和设置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pacman-mirrors -c China</w:t>
      </w:r>
    </w:p>
    <w:p>
      <w:pPr>
        <w:pStyle w:val="TextBody"/>
        <w:bidi w:val="0"/>
        <w:jc w:val="left"/>
        <w:rPr/>
      </w:pPr>
      <w:r>
        <w:rPr>
          <w:rStyle w:val="StrongEmphasis"/>
          <w:rFonts w:eastAsia="DejaVu Sans Mono" w:ascii="DejaVu Sans Mono" w:hAnsi="DejaVu Sans Mono"/>
        </w:rPr>
        <w:t>2</w:t>
      </w:r>
      <w:r>
        <w:rPr>
          <w:rStyle w:val="StrongEmphasis"/>
          <w:rFonts w:ascii="DejaVu Sans Mono" w:hAnsi="DejaVu Sans Mono" w:eastAsia="DejaVu Sans Mono"/>
        </w:rPr>
        <w:t>）、手动方法</w:t>
      </w:r>
      <w:r>
        <w:rPr>
          <w:rFonts w:ascii="DejaVu Sans Mono" w:hAnsi="DejaVu Sans Mono" w:eastAsia="DejaVu Sans Mono"/>
        </w:rPr>
        <w:t xml:space="preserve"> </w:t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自动方法</w:t>
      </w:r>
      <w:r>
        <w:rPr>
          <w:rFonts w:eastAsia="DejaVu Sans Mono" w:ascii="DejaVu Sans Mono" w:hAnsi="DejaVu Sans Mono"/>
        </w:rPr>
        <w:t>(</w:t>
      </w:r>
      <w:r>
        <w:rPr>
          <w:rFonts w:ascii="DejaVu Sans Mono" w:hAnsi="DejaVu Sans Mono" w:eastAsia="DejaVu Sans Mono"/>
        </w:rPr>
        <w:t>上面的方法</w:t>
      </w:r>
      <w:r>
        <w:rPr>
          <w:rFonts w:eastAsia="DejaVu Sans Mono" w:ascii="DejaVu Sans Mono" w:hAnsi="DejaVu Sans Mono"/>
        </w:rPr>
        <w:t>1</w:t>
      </w:r>
      <w:r>
        <w:rPr>
          <w:rFonts w:ascii="DejaVu Sans Mono" w:hAnsi="DejaVu Sans Mono" w:eastAsia="DejaVu Sans Mono"/>
        </w:rPr>
        <w:t>，自动测速</w:t>
      </w:r>
      <w:r>
        <w:rPr>
          <w:rFonts w:eastAsia="DejaVu Sans Mono" w:ascii="DejaVu Sans Mono" w:hAnsi="DejaVu Sans Mono"/>
        </w:rPr>
        <w:t>)</w:t>
      </w:r>
      <w:r>
        <w:rPr>
          <w:rFonts w:ascii="DejaVu Sans Mono" w:hAnsi="DejaVu Sans Mono" w:eastAsia="DejaVu Sans Mono"/>
        </w:rPr>
        <w:t>的源</w:t>
      </w:r>
      <w:r>
        <w:rPr>
          <w:rFonts w:eastAsia="DejaVu Sans Mono" w:ascii="DejaVu Sans Mono" w:hAnsi="DejaVu Sans Mono"/>
        </w:rPr>
        <w:t>ping</w:t>
      </w:r>
      <w:r>
        <w:rPr>
          <w:rFonts w:ascii="DejaVu Sans Mono" w:hAnsi="DejaVu Sans Mono" w:eastAsia="DejaVu Sans Mono"/>
        </w:rPr>
        <w:t>虽然低但是更新时不是很稳定，下载速度忽高忽低，所以也可以用下面的方法手动指定想要使用的源。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 xml:space="preserve">创建一个名为 </w:t>
      </w:r>
      <w:r>
        <w:rPr>
          <w:rStyle w:val="SourceText"/>
          <w:rFonts w:eastAsia="DejaVu Sans Mono" w:ascii="DejaVu Sans Mono" w:hAnsi="DejaVu Sans Mono"/>
        </w:rPr>
        <w:t>/etc/pacman.d/mirrors/Custom</w:t>
      </w:r>
      <w:r>
        <w:rPr>
          <w:rFonts w:eastAsia="DejaVu Sans Mono" w:ascii="DejaVu Sans Mono" w:hAnsi="DejaVu Sans Mono"/>
        </w:rPr>
        <w:t xml:space="preserve"> </w:t>
      </w:r>
      <w:r>
        <w:rPr>
          <w:rFonts w:ascii="DejaVu Sans Mono" w:hAnsi="DejaVu Sans Mono" w:eastAsia="DejaVu Sans Mono"/>
        </w:rPr>
        <w:t>的文件，并在里面加入：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## Pacman Mirrorlist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##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[Custom]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Server = http://mirrors.tuna.tsinghua.edu.cn/manjaro/stable/$repo/$arch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Server = https://mirrors.ustc.edu.cn/manjaro/stable/$repo/$arch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 xml:space="preserve"># </w:t>
      </w:r>
      <w:r>
        <w:rPr>
          <w:rFonts w:ascii="DejaVu Sans Mono" w:hAnsi="DejaVu Sans Mono" w:eastAsia="DejaVu Sans Mono"/>
        </w:rPr>
        <w:t xml:space="preserve">目前中国有四个源我去除了两个实际速度不加的，查看官方的源列表 </w:t>
      </w:r>
      <w:r>
        <w:rPr>
          <w:rFonts w:eastAsia="DejaVu Sans Mono" w:ascii="DejaVu Sans Mono" w:hAnsi="DejaVu Sans Mono"/>
        </w:rPr>
        <w:t>http://repo.manjaro.org/</w:t>
      </w:r>
    </w:p>
    <w:p>
      <w:pPr>
        <w:pStyle w:val="PreformattedText"/>
        <w:bidi w:val="0"/>
        <w:spacing w:before="0" w:after="283"/>
        <w:jc w:val="left"/>
        <w:rPr>
          <w:rFonts w:ascii="DejaVu Sans Mono" w:hAnsi="DejaVu Sans Mono" w:eastAsia="DejaVu Sans Mono"/>
          <w:ins w:id="0" w:author="Unknown Author" w:date="2021-02-05T23:02:05Z"/>
        </w:rPr>
      </w:pPr>
      <w:r>
        <w:rPr>
          <w:rFonts w:eastAsia="DejaVu Sans Mono" w:ascii="DejaVu Sans Mono" w:hAnsi="DejaVu Sans Mono"/>
        </w:rPr>
        <w:t xml:space="preserve"># </w:t>
      </w:r>
      <w:r>
        <w:rPr>
          <w:rFonts w:ascii="DejaVu Sans Mono" w:hAnsi="DejaVu Sans Mono" w:eastAsia="DejaVu Sans Mono"/>
        </w:rPr>
        <w:t>可以加入其它的软件源，格式与这个类似。</w:t>
      </w:r>
    </w:p>
    <w:p>
      <w:pPr>
        <w:pStyle w:val="Heading4"/>
        <w:numPr>
          <w:ilvl w:val="3"/>
          <w:numId w:val="3"/>
        </w:numPr>
        <w:bidi w:val="0"/>
        <w:spacing w:before="0" w:after="283"/>
        <w:jc w:val="left"/>
        <w:rPr>
          <w:rFonts w:ascii="DejaVu Sans Mono" w:hAnsi="DejaVu Sans Mono" w:eastAsia="DejaVu Sans Mono"/>
          <w:ins w:id="2" w:author="Unknown Author" w:date="2021-02-05T23:02:05Z"/>
        </w:rPr>
      </w:pPr>
      <w:ins w:id="1" w:author="Unknown Author" w:date="2021-02-05T23:02:05Z">
        <w:bookmarkStart w:id="1" w:name="手动在该文件添加源地址"/>
        <w:bookmarkEnd w:id="1"/>
        <w:r>
          <w:rPr>
            <w:rFonts w:ascii="DejaVu Sans Mono" w:hAnsi="DejaVu Sans Mono" w:eastAsia="DejaVu Sans Mono"/>
          </w:rPr>
          <w:t>手动在该文件添加源地址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3" w:author="Unknown Author" w:date="2021-02-05T23:02:05Z">
        <w:r>
          <w:rPr/>
          <w:t>PS</w:t>
        </w:r>
      </w:ins>
      <w:ins w:id="4" w:author="Unknown Author" w:date="2021-02-05T23:02:05Z">
        <w:r>
          <w:rPr/>
          <w:t xml:space="preserve">：可以使用 </w:t>
        </w:r>
      </w:ins>
      <w:ins w:id="5" w:author="Unknown Author" w:date="2021-02-05T23:02:05Z">
        <w:r>
          <w:rPr/>
          <w:t xml:space="preserve">Arch </w:t>
        </w:r>
      </w:ins>
      <w:ins w:id="6" w:author="Unknown Author" w:date="2021-02-05T23:02:05Z">
        <w:r>
          <w:rPr/>
          <w:t>提供的镜像生成器</w:t>
        </w:r>
      </w:ins>
      <w:ins w:id="7" w:author="Unknown Author" w:date="2021-02-05T23:02:05Z">
        <w:r>
          <w:fldChar w:fldCharType="begin"/>
        </w:r>
        <w:r>
          <w:rPr>
            <w:rStyle w:val="InternetLink"/>
          </w:rPr>
          <w:instrText> HYPERLINK "https://leay.net/2019/12/18/manjaro/" \l "fn1"</w:instrText>
        </w:r>
      </w:ins>
      <w:r>
        <w:rPr>
          <w:rStyle w:val="InternetLink"/>
        </w:rPr>
        <w:fldChar w:fldCharType="separate"/>
      </w:r>
      <w:ins w:id="8" w:author="Unknown Author" w:date="2021-02-05T23:02:05Z">
        <w:bookmarkStart w:id="2" w:name="fnref1"/>
        <w:bookmarkEnd w:id="2"/>
        <w:r>
          <w:rPr>
            <w:rStyle w:val="InternetLink"/>
          </w:rPr>
          <w:t>[1]</w:t>
        </w:r>
      </w:ins>
      <w:r>
        <w:rPr>
          <w:rStyle w:val="InternetLink"/>
        </w:rPr>
        <w:fldChar w:fldCharType="end"/>
      </w:r>
      <w:ins w:id="9" w:author="Unknown Author" w:date="2021-02-05T23:02:05Z">
        <w:r>
          <w:rPr/>
          <w:t>找到最新的镜像：</w:t>
        </w:r>
      </w:ins>
      <w:hyperlink r:id="rId2" w:tgtFrame="_blank">
        <w:ins w:id="10" w:author="Unknown Author" w:date="2021-02-05T23:02:05Z">
          <w:r>
            <w:rPr>
              <w:rStyle w:val="InternetLink"/>
            </w:rPr>
            <w:t>Pacman Mirrorlist Generator</w:t>
          </w:r>
        </w:ins>
      </w:hyperlink>
    </w:p>
    <w:tbl>
      <w:tblPr>
        <w:tblW w:w="868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686"/>
      </w:tblGrid>
      <w:tr>
        <w:trPr/>
        <w:tc>
          <w:tcPr>
            <w:tcW w:w="8686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ins w:id="11" w:author="Unknown Author" w:date="2021-02-05T23:02:05Z">
              <w:r>
                <w:rPr/>
                <w:t>##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13" w:author="Unknown Author" w:date="2021-02-05T23:02:05Z">
              <w:r>
                <w:rPr/>
                <w:t>## Arch Linux repository mirrorlist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15" w:author="Unknown Author" w:date="2021-02-05T23:02:05Z">
              <w:r>
                <w:rPr/>
                <w:t>## Generated on 2020-03-06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17" w:author="Unknown Author" w:date="2021-02-05T23:02:05Z">
              <w:r>
                <w:rPr/>
                <w:t>##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19" w:author="Unknown Author" w:date="2021-02-05T23:02:05Z">
              <w:r>
                <w:rPr/>
                <w:t>## China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21" w:author="Unknown Author" w:date="2021-02-05T23:02:05Z">
              <w:r>
                <w:rPr/>
                <w:t>#Server = http://mirrors.163.com/archlinux/$repo/os/$arch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23" w:author="Unknown Author" w:date="2021-02-05T23:02:05Z">
              <w:r>
                <w:rPr/>
                <w:t>#Server = http://mirrors.cqu.edu.cn/archlinux/$repo/os/$arch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25" w:author="Unknown Author" w:date="2021-02-05T23:02:05Z">
              <w:r>
                <w:rPr/>
                <w:t>#Server = https://mirrors.cqu.edu.cn/archlinux/$repo/os/$arch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27" w:author="Unknown Author" w:date="2021-02-05T23:02:05Z">
              <w:r>
                <w:rPr/>
                <w:t>#Server = http://mirror.lzu.edu.cn/archlinux/$repo/os/$arch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29" w:author="Unknown Author" w:date="2021-02-05T23:02:05Z">
              <w:r>
                <w:rPr/>
                <w:t>#Server = http://mirrors.neusoft.edu.cn/archlinux/$repo/os/$arch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31" w:author="Unknown Author" w:date="2021-02-05T23:02:05Z">
              <w:r>
                <w:rPr/>
                <w:t>#Server = https://mirrors.neusoft.edu.cn/archlinux/$repo/os/$arch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33" w:author="Unknown Author" w:date="2021-02-05T23:02:05Z">
              <w:r>
                <w:rPr/>
                <w:t>#Server = http://mirror.redrock.team/archlinux/$repo/os/$arch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35" w:author="Unknown Author" w:date="2021-02-05T23:02:05Z">
              <w:r>
                <w:rPr/>
                <w:t>#Server = https://mirror.redrock.team/archlinux/$repo/os/$arch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37" w:author="Unknown Author" w:date="2021-02-05T23:02:05Z">
              <w:r>
                <w:rPr/>
                <w:t>#Server = https://mirrors.sjtug.sjtu.edu.cn/archlinux/$repo/os/$arch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39" w:author="Unknown Author" w:date="2021-02-05T23:02:05Z">
              <w:r>
                <w:rPr/>
                <w:t>#Server = http://mirrors.tuna.tsinghua.edu.cn/archlinux/$repo/os/$arch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41" w:author="Unknown Author" w:date="2021-02-05T23:02:05Z">
              <w:r>
                <w:rPr/>
                <w:t>#Server = https://mirrors.tuna.tsinghua.edu.cn/archlinux/$repo/os/$arch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43" w:author="Unknown Author" w:date="2021-02-05T23:02:05Z">
              <w:r>
                <w:rPr/>
                <w:t>#Server = http://mirrors.ustc.edu.cn/archlinux/$repo/os/$arch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45" w:author="Unknown Author" w:date="2021-02-05T23:02:05Z">
              <w:r>
                <w:rPr/>
                <w:t>#Server = https://mirrors.ustc.edu.cn/archlinux/$repo/os/$arch</w:t>
              </w:r>
            </w:ins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ins w:id="47" w:author="Unknown Author" w:date="2021-02-05T23:02:05Z">
              <w:r>
                <w:rPr/>
                <w:t>#Server = https://mirrors.xjtu.edu.cn/archlinux/$repo/os/$arch</w:t>
              </w:r>
            </w:ins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ins w:id="49" w:author="Unknown Author" w:date="2021-02-05T23:02:05Z">
              <w:r>
                <w:rPr/>
                <w:t>#Server = http://mirrors.zju.edu.cn/archlinux/$repo/os/$arch</w:t>
              </w:r>
            </w:ins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ins w:id="50" w:author="Unknown Author" w:date="2021-02-05T23:02:05Z">
        <w:r>
          <w:rPr/>
          <w:t xml:space="preserve">生成如上源后，手动粘贴至 </w:t>
        </w:r>
      </w:ins>
      <w:ins w:id="51" w:author="Unknown Author" w:date="2021-02-05T23:02:05Z">
        <w:r>
          <w:rPr>
            <w:rStyle w:val="SourceText"/>
          </w:rPr>
          <w:t>/etc/pacman.d/mirrorlist</w:t>
        </w:r>
      </w:ins>
      <w:ins w:id="52" w:author="Unknown Author" w:date="2021-02-05T23:02:05Z">
        <w:r>
          <w:rPr/>
          <w:t xml:space="preserve"> </w:t>
        </w:r>
      </w:ins>
      <w:ins w:id="53" w:author="Unknown Author" w:date="2021-02-05T23:02:05Z">
        <w:r>
          <w:rPr/>
          <w:t>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 xml:space="preserve">保存后接着编辑 </w:t>
      </w:r>
      <w:r>
        <w:rPr>
          <w:rStyle w:val="SourceText"/>
          <w:rFonts w:eastAsia="DejaVu Sans Mono" w:ascii="DejaVu Sans Mono" w:hAnsi="DejaVu Sans Mono"/>
        </w:rPr>
        <w:t>/etc/pacman-mirrors.conf</w:t>
      </w:r>
      <w:r>
        <w:rPr>
          <w:rFonts w:eastAsia="DejaVu Sans Mono" w:ascii="DejaVu Sans Mono" w:hAnsi="DejaVu Sans Mono"/>
        </w:rPr>
        <w:t xml:space="preserve"> </w:t>
      </w:r>
      <w:r>
        <w:rPr>
          <w:rFonts w:ascii="DejaVu Sans Mono" w:hAnsi="DejaVu Sans Mono" w:eastAsia="DejaVu Sans Mono"/>
        </w:rPr>
        <w:t xml:space="preserve">，使 </w:t>
      </w:r>
      <w:r>
        <w:rPr>
          <w:rFonts w:eastAsia="DejaVu Sans Mono" w:ascii="DejaVu Sans Mono" w:hAnsi="DejaVu Sans Mono"/>
        </w:rPr>
        <w:t xml:space="preserve">pacman-mirrors </w:t>
      </w:r>
      <w:r>
        <w:rPr>
          <w:rFonts w:ascii="DejaVu Sans Mono" w:hAnsi="DejaVu Sans Mono" w:eastAsia="DejaVu Sans Mono"/>
        </w:rPr>
        <w:t>只对这个文件列出的镜像站进行排行：</w:t>
      </w:r>
    </w:p>
    <w:p>
      <w:pPr>
        <w:pStyle w:val="PreformattedText"/>
        <w:bidi w:val="0"/>
        <w:spacing w:before="0" w:after="283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OnlyCountry = Custom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如果需要关闭测速则进一步修改</w:t>
      </w:r>
    </w:p>
    <w:p>
      <w:pPr>
        <w:pStyle w:val="PreformattedText"/>
        <w:bidi w:val="0"/>
        <w:spacing w:before="0" w:after="283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Method=random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保存后终端执行</w:t>
      </w:r>
    </w:p>
    <w:p>
      <w:pPr>
        <w:pStyle w:val="PreformattedText"/>
        <w:bidi w:val="0"/>
        <w:spacing w:before="0" w:after="283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sudo pacman-mirrors -g</w:t>
      </w:r>
    </w:p>
    <w:p>
      <w:pPr>
        <w:pStyle w:val="Heading3"/>
        <w:numPr>
          <w:ilvl w:val="2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" w:name="额外增加arch-linux-cn源"/>
      <w:bookmarkEnd w:id="3"/>
      <w:r>
        <w:rPr>
          <w:rFonts w:ascii="DejaVu Sans Mono" w:hAnsi="DejaVu Sans Mono" w:eastAsia="DejaVu Sans Mono"/>
        </w:rPr>
        <w:t>二、额外增加</w:t>
      </w:r>
      <w:r>
        <w:rPr>
          <w:rFonts w:eastAsia="DejaVu Sans Mono" w:ascii="DejaVu Sans Mono" w:hAnsi="DejaVu Sans Mono"/>
        </w:rPr>
        <w:t>Arch Linux CN</w:t>
      </w:r>
      <w:r>
        <w:rPr>
          <w:rFonts w:ascii="DejaVu Sans Mono" w:hAnsi="DejaVu Sans Mono" w:eastAsia="DejaVu Sans Mono"/>
        </w:rPr>
        <w:t>源</w:t>
      </w:r>
    </w:p>
    <w:p>
      <w:pPr>
        <w:pStyle w:val="TextBody"/>
        <w:bidi w:val="0"/>
        <w:jc w:val="left"/>
        <w:rPr/>
      </w:pPr>
      <w:r>
        <w:rPr>
          <w:rFonts w:eastAsia="DejaVu Sans Mono" w:ascii="DejaVu Sans Mono" w:hAnsi="DejaVu Sans Mono"/>
        </w:rPr>
        <w:t>Manjaro</w:t>
      </w:r>
      <w:r>
        <w:rPr>
          <w:rFonts w:ascii="DejaVu Sans Mono" w:hAnsi="DejaVu Sans Mono" w:eastAsia="DejaVu Sans Mono"/>
        </w:rPr>
        <w:t>是基于</w:t>
      </w:r>
      <w:r>
        <w:rPr>
          <w:rFonts w:eastAsia="DejaVu Sans Mono" w:ascii="DejaVu Sans Mono" w:hAnsi="DejaVu Sans Mono"/>
        </w:rPr>
        <w:t>Arch</w:t>
      </w:r>
      <w:r>
        <w:rPr>
          <w:rFonts w:ascii="DejaVu Sans Mono" w:hAnsi="DejaVu Sans Mono" w:eastAsia="DejaVu Sans Mono"/>
        </w:rPr>
        <w:t>的，而</w:t>
      </w:r>
      <w:r>
        <w:rPr>
          <w:rFonts w:eastAsia="DejaVu Sans Mono" w:ascii="DejaVu Sans Mono" w:hAnsi="DejaVu Sans Mono"/>
        </w:rPr>
        <w:t>AUR</w:t>
      </w:r>
      <w:r>
        <w:rPr>
          <w:rFonts w:ascii="DejaVu Sans Mono" w:hAnsi="DejaVu Sans Mono" w:eastAsia="DejaVu Sans Mono"/>
        </w:rPr>
        <w:t>是</w:t>
      </w:r>
      <w:r>
        <w:rPr>
          <w:rFonts w:eastAsia="DejaVu Sans Mono" w:ascii="DejaVu Sans Mono" w:hAnsi="DejaVu Sans Mono"/>
        </w:rPr>
        <w:t>Arch</w:t>
      </w:r>
      <w:r>
        <w:rPr>
          <w:rFonts w:ascii="DejaVu Sans Mono" w:hAnsi="DejaVu Sans Mono" w:eastAsia="DejaVu Sans Mono"/>
        </w:rPr>
        <w:t>社区用户维护的软件包（也是</w:t>
      </w:r>
      <w:r>
        <w:rPr>
          <w:rFonts w:eastAsia="DejaVu Sans Mono" w:ascii="DejaVu Sans Mono" w:hAnsi="DejaVu Sans Mono"/>
        </w:rPr>
        <w:t>arch</w:t>
      </w:r>
      <w:r>
        <w:rPr>
          <w:rFonts w:ascii="DejaVu Sans Mono" w:hAnsi="DejaVu Sans Mono" w:eastAsia="DejaVu Sans Mono"/>
        </w:rPr>
        <w:t>可用软件量巨大的所在），我们等下要安装的搜狗拼音、</w:t>
      </w:r>
      <w:r>
        <w:rPr>
          <w:rFonts w:eastAsia="DejaVu Sans Mono" w:ascii="DejaVu Sans Mono" w:hAnsi="DejaVu Sans Mono"/>
        </w:rPr>
        <w:t>chrome</w:t>
      </w:r>
      <w:r>
        <w:rPr>
          <w:rFonts w:ascii="DejaVu Sans Mono" w:hAnsi="DejaVu Sans Mono" w:eastAsia="DejaVu Sans Mono"/>
        </w:rPr>
        <w:t>等不少软件都在这里维护。不过网慢啊～！所以我们可以为</w:t>
      </w:r>
      <w:r>
        <w:rPr>
          <w:rFonts w:eastAsia="DejaVu Sans Mono" w:ascii="DejaVu Sans Mono" w:hAnsi="DejaVu Sans Mono"/>
        </w:rPr>
        <w:t>Manjaro</w:t>
      </w:r>
      <w:r>
        <w:rPr>
          <w:rFonts w:ascii="DejaVu Sans Mono" w:hAnsi="DejaVu Sans Mono" w:eastAsia="DejaVu Sans Mono"/>
        </w:rPr>
        <w:t>增加这个中文社区的源来方便我们安装一下软件。</w:t>
      </w:r>
      <w:ins w:id="54" w:author="Unknown Author" w:date="2021-02-05T23:02:29Z">
        <w:r>
          <w:rPr/>
          <w:t xml:space="preserve">ArchLinuxCN </w:t>
        </w:r>
      </w:ins>
      <w:ins w:id="55" w:author="Unknown Author" w:date="2021-02-05T23:02:29Z">
        <w:r>
          <w:rPr/>
          <w:t xml:space="preserve">是 </w:t>
        </w:r>
      </w:ins>
      <w:ins w:id="56" w:author="Unknown Author" w:date="2021-02-05T23:02:29Z">
        <w:r>
          <w:rPr/>
          <w:t xml:space="preserve">Arch </w:t>
        </w:r>
      </w:ins>
      <w:ins w:id="57" w:author="Unknown Author" w:date="2021-02-05T23:02:29Z">
        <w:r>
          <w:rPr/>
          <w:t xml:space="preserve">中文组维护的一个软件合集，包含了中文用户常用的 </w:t>
        </w:r>
      </w:ins>
      <w:ins w:id="58" w:author="Unknown Author" w:date="2021-02-05T23:02:29Z">
        <w:r>
          <w:rPr/>
          <w:t>WPS Office</w:t>
        </w:r>
      </w:ins>
      <w:ins w:id="59" w:author="Unknown Author" w:date="2021-02-05T23:02:29Z">
        <w:r>
          <w:rPr/>
          <w:t>、搜狗拼音、</w:t>
        </w:r>
      </w:ins>
      <w:ins w:id="60" w:author="Unknown Author" w:date="2021-02-05T23:02:29Z">
        <w:r>
          <w:rPr/>
          <w:t xml:space="preserve">Google Chrome </w:t>
        </w:r>
      </w:ins>
      <w:ins w:id="61" w:author="Unknown Author" w:date="2021-02-05T23:02:29Z">
        <w:r>
          <w:rPr/>
          <w:t>等软件。</w:t>
        </w:r>
      </w:ins>
      <w:ins w:id="62" w:author="Unknown Author" w:date="2021-02-05T23:02:29Z">
        <w:r>
          <w:rPr>
            <w:rStyle w:val="StrongEmphasis"/>
          </w:rPr>
          <w:t>不过，</w:t>
        </w:r>
      </w:ins>
      <w:ins w:id="63" w:author="Unknown Author" w:date="2021-02-05T23:02:29Z">
        <w:r>
          <w:rPr>
            <w:rStyle w:val="StrongEmphasis"/>
          </w:rPr>
          <w:t xml:space="preserve">Arch </w:t>
        </w:r>
      </w:ins>
      <w:ins w:id="64" w:author="Unknown Author" w:date="2021-02-05T23:02:29Z">
        <w:r>
          <w:rPr>
            <w:rStyle w:val="StrongEmphasis"/>
          </w:rPr>
          <w:t>本身和它的常见衍生版（如：</w:t>
        </w:r>
      </w:ins>
      <w:ins w:id="65" w:author="Unknown Author" w:date="2021-02-05T23:02:29Z">
        <w:r>
          <w:rPr>
            <w:rStyle w:val="StrongEmphasis"/>
          </w:rPr>
          <w:t>Manjaro</w:t>
        </w:r>
      </w:ins>
      <w:ins w:id="66" w:author="Unknown Author" w:date="2021-02-05T23:02:29Z">
        <w:r>
          <w:rPr>
            <w:rStyle w:val="StrongEmphasis"/>
          </w:rPr>
          <w:t>）默认都不包含这个源，因此我们需要手动来配置使用这个源。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 xml:space="preserve">在 </w:t>
      </w:r>
      <w:r>
        <w:rPr>
          <w:rStyle w:val="SourceText"/>
          <w:rFonts w:eastAsia="DejaVu Sans Mono" w:ascii="DejaVu Sans Mono" w:hAnsi="DejaVu Sans Mono"/>
        </w:rPr>
        <w:t>/etc/pacman.conf</w:t>
      </w:r>
      <w:r>
        <w:rPr>
          <w:rFonts w:eastAsia="DejaVu Sans Mono" w:ascii="DejaVu Sans Mono" w:hAnsi="DejaVu Sans Mono"/>
        </w:rPr>
        <w:t xml:space="preserve"> </w:t>
      </w:r>
      <w:r>
        <w:rPr>
          <w:rFonts w:ascii="DejaVu Sans Mono" w:hAnsi="DejaVu Sans Mono" w:eastAsia="DejaVu Sans Mono"/>
        </w:rPr>
        <w:t>文件末尾添加行：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[archlinuxcn]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SigLevel = Optional TrustedOnly</w:t>
      </w:r>
    </w:p>
    <w:p>
      <w:pPr>
        <w:pStyle w:val="PreformattedText"/>
        <w:bidi w:val="0"/>
        <w:spacing w:before="0" w:after="283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Server = https://mirrors.ustc.edu.cn/archlinuxcn/$arch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 xml:space="preserve">然后安装 </w:t>
      </w:r>
      <w:r>
        <w:rPr>
          <w:rFonts w:eastAsia="DejaVu Sans Mono" w:ascii="DejaVu Sans Mono" w:hAnsi="DejaVu Sans Mono"/>
        </w:rPr>
        <w:t xml:space="preserve">archlinuxcn-keyring </w:t>
      </w:r>
      <w:r>
        <w:rPr>
          <w:rFonts w:ascii="DejaVu Sans Mono" w:hAnsi="DejaVu Sans Mono" w:eastAsia="DejaVu Sans Mono"/>
        </w:rPr>
        <w:t xml:space="preserve">包以导入 </w:t>
      </w:r>
      <w:r>
        <w:rPr>
          <w:rFonts w:eastAsia="DejaVu Sans Mono" w:ascii="DejaVu Sans Mono" w:hAnsi="DejaVu Sans Mono"/>
        </w:rPr>
        <w:t>GPG key</w:t>
      </w:r>
      <w:r>
        <w:rPr>
          <w:rFonts w:ascii="DejaVu Sans Mono" w:hAnsi="DejaVu Sans Mono" w:eastAsia="DejaVu Sans Mono"/>
        </w:rPr>
        <w:t>，否则的话</w:t>
      </w:r>
      <w:r>
        <w:rPr>
          <w:rFonts w:eastAsia="DejaVu Sans Mono" w:ascii="DejaVu Sans Mono" w:hAnsi="DejaVu Sans Mono"/>
        </w:rPr>
        <w:t>key</w:t>
      </w:r>
      <w:r>
        <w:rPr>
          <w:rFonts w:ascii="DejaVu Sans Mono" w:hAnsi="DejaVu Sans Mono" w:eastAsia="DejaVu Sans Mono"/>
        </w:rPr>
        <w:t>验证失败会无法安装的。</w:t>
      </w:r>
    </w:p>
    <w:p>
      <w:pPr>
        <w:pStyle w:val="Heading3"/>
        <w:numPr>
          <w:ilvl w:val="2"/>
          <w:numId w:val="3"/>
        </w:numPr>
        <w:bidi w:val="0"/>
        <w:jc w:val="left"/>
        <w:rPr>
          <w:rFonts w:ascii="DejaVu Sans Mono" w:hAnsi="DejaVu Sans Mono" w:eastAsia="DejaVu Sans Mono"/>
          <w:ins w:id="70" w:author="Unknown Author" w:date="2021-02-05T23:03:08Z"/>
        </w:rPr>
      </w:pPr>
      <w:ins w:id="67" w:author="Unknown Author" w:date="2021-02-05T23:03:08Z">
        <w:bookmarkStart w:id="4" w:name="可选aur-源"/>
        <w:bookmarkEnd w:id="4"/>
        <w:r>
          <w:rPr>
            <w:rFonts w:ascii="DejaVu Sans Mono" w:hAnsi="DejaVu Sans Mono" w:eastAsia="DejaVu Sans Mono"/>
          </w:rPr>
          <w:t>【可选】</w:t>
        </w:r>
      </w:ins>
      <w:ins w:id="68" w:author="Unknown Author" w:date="2021-02-05T23:03:08Z">
        <w:r>
          <w:rPr>
            <w:rFonts w:eastAsia="DejaVu Sans Mono" w:ascii="DejaVu Sans Mono" w:hAnsi="DejaVu Sans Mono"/>
          </w:rPr>
          <w:t xml:space="preserve">AUR </w:t>
        </w:r>
      </w:ins>
      <w:ins w:id="69" w:author="Unknown Author" w:date="2021-02-05T23:03:08Z">
        <w:r>
          <w:rPr>
            <w:rFonts w:ascii="DejaVu Sans Mono" w:hAnsi="DejaVu Sans Mono" w:eastAsia="DejaVu Sans Mono"/>
          </w:rPr>
          <w:t>源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71" w:author="Unknown Author" w:date="2021-02-05T23:03:08Z">
        <w:r>
          <w:rPr/>
          <w:t xml:space="preserve">AUR </w:t>
        </w:r>
      </w:ins>
      <w:ins w:id="72" w:author="Unknown Author" w:date="2021-02-05T23:03:08Z">
        <w:r>
          <w:rPr/>
          <w:t>源可以使用清华源，文档</w:t>
        </w:r>
      </w:ins>
      <w:ins w:id="73" w:author="Unknown Author" w:date="2021-02-05T23:03:08Z">
        <w:r>
          <w:fldChar w:fldCharType="begin"/>
        </w:r>
        <w:r>
          <w:rPr>
            <w:rStyle w:val="InternetLink"/>
          </w:rPr>
          <w:instrText> HYPERLINK "https://leay.net/2019/12/18/manjaro/" \l "fn3"</w:instrText>
        </w:r>
      </w:ins>
      <w:r>
        <w:rPr>
          <w:rStyle w:val="InternetLink"/>
        </w:rPr>
        <w:fldChar w:fldCharType="separate"/>
      </w:r>
      <w:ins w:id="74" w:author="Unknown Author" w:date="2021-02-05T23:03:08Z">
        <w:bookmarkStart w:id="5" w:name="fnref3"/>
        <w:bookmarkEnd w:id="5"/>
        <w:r>
          <w:rPr>
            <w:rStyle w:val="InternetLink"/>
          </w:rPr>
          <w:t>[3]</w:t>
        </w:r>
      </w:ins>
      <w:r>
        <w:rPr>
          <w:rStyle w:val="InternetLink"/>
        </w:rPr>
        <w:fldChar w:fldCharType="end"/>
      </w:r>
      <w:ins w:id="75" w:author="Unknown Author" w:date="2021-02-05T23:03:08Z">
        <w:r>
          <w:rPr/>
          <w:t>见这：</w:t>
        </w:r>
      </w:ins>
      <w:hyperlink r:id="rId3" w:tgtFrame="_blank">
        <w:ins w:id="76" w:author="Unknown Author" w:date="2021-02-05T23:03:08Z">
          <w:r>
            <w:rPr>
              <w:rStyle w:val="InternetLink"/>
            </w:rPr>
            <w:t>清华大学开源软件镜像站</w:t>
          </w:r>
        </w:ins>
      </w:hyperlink>
    </w:p>
    <w:p>
      <w:pPr>
        <w:pStyle w:val="TextBody"/>
        <w:bidi w:val="0"/>
        <w:spacing w:lineRule="auto" w:line="276" w:before="0" w:after="140"/>
        <w:jc w:val="left"/>
        <w:rPr/>
      </w:pPr>
      <w:ins w:id="78" w:author="Unknown Author" w:date="2021-02-05T23:03:08Z">
        <w:r>
          <w:rPr/>
          <w:t xml:space="preserve">yay </w:t>
        </w:r>
      </w:ins>
      <w:ins w:id="79" w:author="Unknown Author" w:date="2021-02-05T23:03:08Z">
        <w:r>
          <w:rPr/>
          <w:t xml:space="preserve">用户执行以下命令修改 </w:t>
        </w:r>
      </w:ins>
      <w:ins w:id="80" w:author="Unknown Author" w:date="2021-02-05T23:03:08Z">
        <w:r>
          <w:rPr/>
          <w:t>aururl :</w:t>
        </w:r>
      </w:ins>
    </w:p>
    <w:tbl>
      <w:tblPr>
        <w:tblW w:w="664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46"/>
      </w:tblGrid>
      <w:tr>
        <w:trPr/>
        <w:tc>
          <w:tcPr>
            <w:tcW w:w="6646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ins w:id="81" w:author="Unknown Author" w:date="2021-02-05T23:03:08Z">
              <w:r>
                <w:rPr/>
                <w:t>yay --aururl "https://aur.tuna.tsinghua.edu.cn" --save</w:t>
              </w:r>
            </w:ins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ins w:id="82" w:author="Unknown Author" w:date="2021-02-05T23:03:08Z">
        <w:r>
          <w:rPr/>
          <w:t xml:space="preserve">修改的配置文件位于 </w:t>
        </w:r>
      </w:ins>
      <w:ins w:id="83" w:author="Unknown Author" w:date="2021-02-05T23:03:08Z">
        <w:r>
          <w:rPr>
            <w:rStyle w:val="SourceText"/>
          </w:rPr>
          <w:t>~/.config/yay/config.json</w:t>
        </w:r>
      </w:ins>
      <w:ins w:id="84" w:author="Unknown Author" w:date="2021-02-05T23:03:08Z">
        <w:r>
          <w:rPr/>
          <w:t xml:space="preserve"> </w:t>
        </w:r>
      </w:ins>
      <w:ins w:id="85" w:author="Unknown Author" w:date="2021-02-05T23:03:08Z">
        <w:r>
          <w:rPr/>
          <w:t>，还可通过以下命令查看修改过的配置：</w:t>
        </w:r>
      </w:ins>
    </w:p>
    <w:tbl>
      <w:tblPr>
        <w:tblW w:w="124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6"/>
      </w:tblGrid>
      <w:tr>
        <w:trPr/>
        <w:tc>
          <w:tcPr>
            <w:tcW w:w="1246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ins w:id="86" w:author="Unknown Author" w:date="2021-02-05T23:03:08Z">
              <w:r>
                <w:rPr/>
                <w:t>yay -P -g</w:t>
              </w:r>
            </w:ins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ins w:id="87" w:author="Unknown Author" w:date="2021-02-05T23:03:08Z">
        <w:r>
          <w:rPr/>
          <w:t xml:space="preserve">yay </w:t>
        </w:r>
      </w:ins>
      <w:ins w:id="88" w:author="Unknown Author" w:date="2021-02-05T23:03:08Z">
        <w:r>
          <w:rPr/>
          <w:t xml:space="preserve">是一个包管理软件，与 </w:t>
        </w:r>
      </w:ins>
      <w:ins w:id="89" w:author="Unknown Author" w:date="2021-02-05T23:03:08Z">
        <w:r>
          <w:rPr/>
          <w:t xml:space="preserve">pacman </w:t>
        </w:r>
      </w:ins>
      <w:ins w:id="90" w:author="Unknown Author" w:date="2021-02-05T23:03:08Z">
        <w:r>
          <w:rPr/>
          <w:t xml:space="preserve">的不同之处在于 </w:t>
        </w:r>
      </w:ins>
      <w:ins w:id="91" w:author="Unknown Author" w:date="2021-02-05T23:03:08Z">
        <w:r>
          <w:rPr/>
          <w:t xml:space="preserve">yay </w:t>
        </w:r>
      </w:ins>
      <w:ins w:id="92" w:author="Unknown Author" w:date="2021-02-05T23:03:08Z">
        <w:r>
          <w:rPr/>
          <w:t xml:space="preserve">用于在终端安装 </w:t>
        </w:r>
      </w:ins>
      <w:ins w:id="93" w:author="Unknown Author" w:date="2021-02-05T23:03:08Z">
        <w:r>
          <w:rPr/>
          <w:t xml:space="preserve">AUR </w:t>
        </w:r>
      </w:ins>
      <w:ins w:id="94" w:author="Unknown Author" w:date="2021-02-05T23:03:08Z">
        <w:r>
          <w:rPr/>
          <w:t>的包。</w:t>
        </w:r>
      </w:ins>
      <w:ins w:id="95" w:author="Unknown Author" w:date="2021-02-05T23:03:08Z">
        <w:r>
          <w:rPr>
            <w:rStyle w:val="StrongEmphasis"/>
          </w:rPr>
          <w:t xml:space="preserve">具体，阔以查看下面的 </w:t>
        </w:r>
      </w:ins>
      <w:ins w:id="96" w:author="Unknown Author" w:date="2021-02-05T23:03:08Z">
        <w:r>
          <w:fldChar w:fldCharType="begin"/>
        </w:r>
        <w:r>
          <w:rPr>
            <w:rStyle w:val="InternetLink"/>
            <w:b/>
            <w:bCs/>
          </w:rPr>
          <w:instrText> HYPERLINK "https://leay.net/2019/12/18/manjaro/" \l "包管理"</w:instrText>
        </w:r>
      </w:ins>
      <w:r>
        <w:rPr>
          <w:rStyle w:val="InternetLink"/>
          <w:b/>
          <w:bCs/>
        </w:rPr>
        <w:fldChar w:fldCharType="separate"/>
      </w:r>
      <w:ins w:id="97" w:author="Unknown Author" w:date="2021-02-05T23:03:08Z">
        <w:r>
          <w:rPr>
            <w:rStyle w:val="InternetLink"/>
            <w:b/>
            <w:bCs/>
          </w:rPr>
          <w:t>包管理</w:t>
        </w:r>
      </w:ins>
      <w:r>
        <w:rPr>
          <w:rStyle w:val="InternetLink"/>
          <w:b/>
          <w:bCs/>
        </w:rPr>
        <w:fldChar w:fldCharType="end"/>
      </w:r>
      <w:ins w:id="98" w:author="Unknown Author" w:date="2021-02-05T23:03:08Z">
        <w:r>
          <w:rPr>
            <w:rStyle w:val="StrongEmphasis"/>
          </w:rPr>
          <w:t xml:space="preserve"> 。</w:t>
        </w:r>
      </w:ins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排列中国镜像的速度，选择一个。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pacman-mirrors -i -c China -m rank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接着更新并导入</w:t>
      </w:r>
      <w:r>
        <w:rPr>
          <w:rFonts w:eastAsia="DejaVu Sans Mono" w:ascii="DejaVu Sans Mono" w:hAnsi="DejaVu Sans Mono"/>
        </w:rPr>
        <w:t>GPG key</w:t>
      </w:r>
      <w:r>
        <w:rPr>
          <w:rFonts w:ascii="DejaVu Sans Mono" w:hAnsi="DejaVu Sans Mono" w:eastAsia="DejaVu Sans Mono"/>
        </w:rPr>
        <w:t>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archlinuxcn-keyring &amp;&amp; sudo pacman -Syy</w:t>
      </w:r>
    </w:p>
    <w:p>
      <w:pPr>
        <w:pStyle w:val="Heading1"/>
        <w:numPr>
          <w:ilvl w:val="0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6" w:name="h2"/>
      <w:bookmarkEnd w:id="6"/>
      <w:r>
        <w:rPr>
          <w:rFonts w:eastAsia="DejaVu Sans Mono" w:ascii="DejaVu Sans Mono" w:hAnsi="DejaVu Sans Mono"/>
        </w:rPr>
        <w:t xml:space="preserve">2 </w:t>
      </w:r>
      <w:r>
        <w:rPr>
          <w:rFonts w:ascii="DejaVu Sans Mono" w:hAnsi="DejaVu Sans Mono" w:eastAsia="DejaVu Sans Mono"/>
        </w:rPr>
        <w:t>输入法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fcitx-im fcitx-configtool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 xml:space="preserve"># </w:t>
      </w:r>
      <w:r>
        <w:rPr>
          <w:rStyle w:val="SourceText"/>
          <w:rFonts w:ascii="DejaVu Sans Mono" w:hAnsi="DejaVu Sans Mono" w:eastAsia="DejaVu Sans Mono"/>
        </w:rPr>
        <w:t>输入法看个人，这里装的是谷歌拼音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fcitx-googlepinyin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</w:t>
      </w:r>
      <w:r>
        <w:rPr>
          <w:rStyle w:val="SourceText"/>
          <w:rFonts w:ascii="DejaVu Sans Mono" w:hAnsi="DejaVu Sans Mono" w:eastAsia="DejaVu Sans Mono"/>
        </w:rPr>
        <w:t>搜狗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#sudo pacman -S fcitx-sogoupinyin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#rime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#sudo pacman -S fctix-rime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</w:t>
      </w:r>
      <w:r>
        <w:rPr>
          <w:rStyle w:val="SourceText"/>
          <w:rFonts w:ascii="DejaVu Sans Mono" w:hAnsi="DejaVu Sans Mono" w:eastAsia="DejaVu Sans Mono"/>
        </w:rPr>
        <w:t>更多输入法使用</w:t>
      </w:r>
    </w:p>
    <w:p>
      <w:pPr>
        <w:pStyle w:val="PreformattedText"/>
        <w:bidi w:val="0"/>
        <w:spacing w:before="0" w:after="0"/>
        <w:jc w:val="left"/>
        <w:rPr>
          <w:rStyle w:val="SourceText"/>
          <w:rFonts w:ascii="DejaVu Sans Mono" w:hAnsi="DejaVu Sans Mono" w:eastAsia="DejaVu Sans Mono"/>
          <w:ins w:id="101" w:author="Unknown Author" w:date="2021-02-06T11:53:29Z"/>
        </w:rPr>
      </w:pPr>
      <w:ins w:id="100" w:author="Unknown Author" w:date="2021-02-06T11:53:29Z">
        <w:r>
          <w:rPr/>
        </w:r>
      </w:ins>
    </w:p>
    <w:p>
      <w:pPr>
        <w:pStyle w:val="Heading1"/>
        <w:bidi w:val="0"/>
        <w:spacing w:before="0" w:after="0"/>
        <w:jc w:val="left"/>
        <w:rPr/>
      </w:pPr>
      <w:ins w:id="102" w:author="Unknown Author" w:date="2021-02-06T11:53:29Z">
        <w:r>
          <w:rPr>
            <w:rStyle w:val="SourceText"/>
            <w:rFonts w:eastAsia="DejaVu Sans Mono" w:ascii="apple-system;BlinkMacSystemFont;Apple Color Emoji;Segoe UI Emoji;Segoe UI Symbol;Segoe UI;PingFang SC;Hiragino Sans GB;Microsoft YaHei;Helvetica Neue;Helvetica;Arial;sans-serif" w:hAnsi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404040"/>
            <w:spacing w:val="0"/>
            <w:sz w:val="45"/>
          </w:rPr>
          <w:t>Manjaro</w:t>
        </w:r>
      </w:ins>
      <w:ins w:id="103" w:author="Unknown Author" w:date="2021-02-06T11:53:29Z">
        <w:r>
          <w:rPr>
            <w:rStyle w:val="SourceText"/>
            <w:rFonts w:ascii="DejaVu Sans Mono" w:hAnsi="DejaVu Sans Mono" w:eastAsia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404040"/>
            <w:spacing w:val="0"/>
            <w:sz w:val="45"/>
          </w:rPr>
          <w:t>安装</w:t>
        </w:r>
      </w:ins>
      <w:ins w:id="104" w:author="Unknown Author" w:date="2021-02-06T11:53:29Z">
        <w:r>
          <w:rPr>
            <w:rStyle w:val="SourceText"/>
            <w:rFonts w:eastAsia="DejaVu Sans Mono" w:ascii="apple-system;BlinkMacSystemFont;Apple Color Emoji;Segoe UI Emoji;Segoe UI Symbol;Segoe UI;PingFang SC;Hiragino Sans GB;Microsoft YaHei;Helvetica Neue;Helvetica;Arial;sans-serif" w:hAnsi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404040"/>
            <w:spacing w:val="0"/>
            <w:sz w:val="45"/>
          </w:rPr>
          <w:t>fcitx5-rime</w:t>
        </w:r>
      </w:ins>
    </w:p>
    <w:p>
      <w:pPr>
        <w:pStyle w:val="TextBody"/>
        <w:widowControl/>
        <w:spacing w:before="0" w:after="480"/>
        <w:ind w:left="0" w:right="0" w:hanging="0"/>
        <w:rPr>
          <w:caps w:val="false"/>
          <w:smallCaps w:val="false"/>
          <w:strike w:val="false"/>
          <w:dstrike w:val="false"/>
          <w:color w:val="404040"/>
          <w:ins w:id="107" w:author="Unknown Author" w:date="2021-02-06T11:53:31Z"/>
          <w:spacing w:val="0"/>
          <w:u w:val="none"/>
          <w:effect w:val="none"/>
        </w:rPr>
      </w:pPr>
      <w:ins w:id="106" w:author="Unknown Author" w:date="2021-02-06T11:53:31Z">
        <w:r>
          <w:rPr>
            <w:caps w:val="false"/>
            <w:smallCaps w:val="false"/>
            <w:strike w:val="false"/>
            <w:dstrike w:val="false"/>
            <w:color w:val="404040"/>
            <w:spacing w:val="0"/>
            <w:u w:val="none"/>
            <w:effect w:val="none"/>
          </w:rPr>
          <w:drawing>
            <wp:inline distT="0" distB="0" distL="0" distR="0">
              <wp:extent cx="495300" cy="495300"/>
              <wp:effectExtent l="0" t="0" r="0" b="0"/>
              <wp:docPr id="1" name="Image13" descr="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3" descr="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link="rId4"/>
                      <a:srcRect l="-2147483648" t="-2147483648" r="-2147483648" b="-214748364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5300" cy="495300"/>
                      </a:xfrm>
                      <a:prstGeom prst="rect">
                        <a:avLst/>
                      </a:prstGeom>
                      <a:ln w="635">
                        <a:solidFill>
                          <a:srgbClr val="EEEEEE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>
      <w:pPr>
        <w:pStyle w:val="TextBody"/>
        <w:widowControl/>
        <w:spacing w:before="0" w:after="90"/>
        <w:ind w:left="120" w:right="120" w:hanging="0"/>
        <w:rPr/>
      </w:pPr>
      <w:hyperlink r:id="rId6" w:tgtFrame="_blank">
        <w:ins w:id="108" w:author="Unknown Author" w:date="2021-02-06T11:53:31Z">
          <w:r>
            <w:rPr>
              <w:rStyle w:val="InternetLink"/>
              <w:rFonts w:ascii="apple-system;BlinkMacSystemFont;Apple Color Emoji;Segoe UI Emoji;Segoe UI Symbol;Segoe UI;PingFang SC;Hiragino Sans GB;Microsoft YaHei;Helvetica Neue;Helvetica;Arial;sans-serif" w:hAnsi="apple-system;BlinkMacSystemFont;Apple Color Emoji;Segoe UI Emoji;Segoe UI Symbol;Segoe UI;PingFang SC;Hiragino Sans GB;Microsoft YaHei;Helvetica Neue;Helvetica;Arial;sans-serif"/>
              <w:b/>
              <w:i w:val="false"/>
              <w:caps w:val="false"/>
              <w:smallCaps w:val="false"/>
              <w:strike w:val="false"/>
              <w:dstrike w:val="false"/>
              <w:color w:val="404040"/>
              <w:spacing w:val="0"/>
              <w:sz w:val="24"/>
              <w:u w:val="none"/>
              <w:effect w:val="none"/>
            </w:rPr>
            <w:t>thepoy</w:t>
          </w:r>
        </w:ins>
      </w:hyperlink>
      <w:ins w:id="109" w:author="Unknown Author" w:date="2021-02-06T11:53:31Z">
        <w:r>
          <w:rPr>
            <w:rFonts w:eastAsia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404040"/>
            <w:spacing w:val="0"/>
            <w:sz w:val="20"/>
          </w:rPr>
          <w:t>关注</w:t>
        </w:r>
      </w:ins>
    </w:p>
    <w:p>
      <w:pPr>
        <w:pStyle w:val="TextBody"/>
        <w:widowControl/>
        <w:spacing w:before="0" w:after="480"/>
        <w:ind w:left="120" w:right="150" w:hanging="0"/>
        <w:rPr>
          <w:caps w:val="false"/>
          <w:smallCaps w:val="false"/>
          <w:color w:val="000000"/>
          <w:ins w:id="115" w:author="Unknown Author" w:date="2021-02-06T11:53:31Z"/>
          <w:spacing w:val="0"/>
        </w:rPr>
      </w:pPr>
      <w:ins w:id="111" w:author="Unknown Author" w:date="2021-02-06T11:53:31Z">
        <w:r>
          <w:rPr>
            <w:rFonts w:eastAsia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000000"/>
            <w:spacing w:val="0"/>
            <w:sz w:val="20"/>
          </w:rPr>
          <w:t xml:space="preserve">字数 </w:t>
        </w:r>
      </w:ins>
      <w:ins w:id="112" w:author="Unknown Author" w:date="2021-02-06T11:53:31Z">
        <w:r>
          <w:rPr>
            <w:rFonts w:ascii="apple-system;BlinkMacSystemFont;Apple Color Emoji;Segoe UI Emoji;Segoe UI Symbol;Segoe UI;PingFang SC;Hiragino Sans GB;Microsoft YaHei;Helvetica Neue;Helvetica;Arial;sans-serif" w:hAnsi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000000"/>
            <w:spacing w:val="0"/>
            <w:sz w:val="20"/>
          </w:rPr>
          <w:t>289</w:t>
        </w:r>
      </w:ins>
      <w:ins w:id="113" w:author="Unknown Author" w:date="2021-02-06T11:53:31Z">
        <w:r>
          <w:rPr>
            <w:rFonts w:eastAsia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000000"/>
            <w:spacing w:val="0"/>
            <w:sz w:val="20"/>
          </w:rPr>
          <w:t xml:space="preserve">阅读 </w:t>
        </w:r>
      </w:ins>
      <w:ins w:id="114" w:author="Unknown Author" w:date="2021-02-06T11:53:31Z">
        <w:r>
          <w:rPr>
            <w:rFonts w:ascii="apple-system;BlinkMacSystemFont;Apple Color Emoji;Segoe UI Emoji;Segoe UI Symbol;Segoe UI;PingFang SC;Hiragino Sans GB;Microsoft YaHei;Helvetica Neue;Helvetica;Arial;sans-serif" w:hAnsi="apple-system;BlinkMacSystemFont;Apple Color Emoji;Segoe UI Emoji;Segoe UI Symbol;Segoe UI;PingFang SC;Hiragino Sans GB;Microsoft YaHei;Helvetica Neue;Helvetica;Arial;sans-serif"/>
            <w:b w:val="false"/>
            <w:i w:val="false"/>
            <w:caps w:val="false"/>
            <w:smallCaps w:val="false"/>
            <w:color w:val="000000"/>
            <w:spacing w:val="0"/>
            <w:sz w:val="20"/>
          </w:rPr>
          <w:t>5,247</w:t>
        </w:r>
      </w:ins>
    </w:p>
    <w:p>
      <w:pPr>
        <w:pStyle w:val="TextBody"/>
        <w:spacing w:before="0" w:after="300"/>
        <w:rPr/>
      </w:pPr>
      <w:ins w:id="116" w:author="Unknown Author" w:date="2021-02-06T11:53:31Z">
        <w:r>
          <w:rPr/>
          <w:t>时代在进步，技术在革新，</w:t>
        </w:r>
      </w:ins>
      <w:ins w:id="117" w:author="Unknown Author" w:date="2021-02-06T11:53:31Z">
        <w:r>
          <w:rPr/>
          <w:t>fcitx</w:t>
        </w:r>
      </w:ins>
      <w:ins w:id="118" w:author="Unknown Author" w:date="2021-02-06T11:53:31Z">
        <w:r>
          <w:rPr/>
          <w:t>已经是过去式了，虽然作者更新频率不高，但</w:t>
        </w:r>
      </w:ins>
      <w:ins w:id="119" w:author="Unknown Author" w:date="2021-02-06T11:53:31Z">
        <w:r>
          <w:rPr/>
          <w:t>fcitx5</w:t>
        </w:r>
      </w:ins>
      <w:ins w:id="120" w:author="Unknown Author" w:date="2021-02-06T11:53:31Z">
        <w:r>
          <w:rPr/>
          <w:t>已悄然走向了未来。</w:t>
        </w:r>
      </w:ins>
      <w:ins w:id="121" w:author="Unknown Author" w:date="2021-02-06T11:53:31Z">
        <w:r>
          <w:rPr/>
          <w:br/>
          <w:t>fcitx5</w:t>
        </w:r>
      </w:ins>
      <w:ins w:id="122" w:author="Unknown Author" w:date="2021-02-06T11:53:31Z">
        <w:r>
          <w:rPr/>
          <w:t>有了，</w:t>
        </w:r>
      </w:ins>
      <w:ins w:id="123" w:author="Unknown Author" w:date="2021-02-06T11:53:31Z">
        <w:r>
          <w:rPr/>
          <w:t>fcitx5-rime</w:t>
        </w:r>
      </w:ins>
      <w:ins w:id="124" w:author="Unknown Author" w:date="2021-02-06T11:53:31Z">
        <w:r>
          <w:rPr/>
          <w:t>自然也就有了。</w:t>
        </w:r>
      </w:ins>
      <w:ins w:id="125" w:author="Unknown Author" w:date="2021-02-06T11:53:31Z">
        <w:r>
          <w:rPr/>
          <w:br/>
        </w:r>
      </w:ins>
      <w:ins w:id="126" w:author="Unknown Author" w:date="2021-02-06T11:53:31Z">
        <w:r>
          <w:rPr/>
          <w:t>首先，先看一下安装好</w:t>
        </w:r>
      </w:ins>
      <w:ins w:id="127" w:author="Unknown Author" w:date="2021-02-06T11:53:31Z">
        <w:r>
          <w:rPr/>
          <w:t>fcitx5-rime</w:t>
        </w:r>
      </w:ins>
      <w:ins w:id="128" w:author="Unknown Author" w:date="2021-02-06T11:53:31Z">
        <w:r>
          <w:rPr/>
          <w:t>后的相关包：</w:t>
        </w:r>
      </w:ins>
    </w:p>
    <w:p>
      <w:pPr>
        <w:pStyle w:val="PreformattedText"/>
        <w:pBdr/>
        <w:shd w:fill="2D2D2D" w:val="clear"/>
        <w:spacing w:lineRule="auto" w:line="360" w:before="0" w:after="300"/>
        <w:ind w:left="0" w:right="0" w:hanging="0"/>
        <w:jc w:val="left"/>
        <w:rPr/>
      </w:pPr>
      <w:ins w:id="130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fcitx5 0.0.0.20201030-1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32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fcitx5-configtool 0.0.0.20201101-1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34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fcitx5-gtk 0.0.0.20200913-1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36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fcitx5-material-color 0.0.0.20200729-1   # fcitx5</w:t>
        </w:r>
      </w:ins>
      <w:ins w:id="137" w:author="Unknown Author" w:date="2021-02-06T11:53:31Z">
        <w:r>
          <w:rPr>
            <w:rStyle w:val="SourceText"/>
            <w:rFonts w:eastAsia="Consolas;Monaco;Andale Mono;Ubuntu Mono;monospace"/>
            <w:color w:val="CCCCCC"/>
            <w:sz w:val="18"/>
          </w:rPr>
          <w:t>主题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39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fcitx5-qt 0.0.0.20201029-1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41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fcitx5-rime 0.0.0.20200913-1</w:t>
        </w:r>
      </w:ins>
    </w:p>
    <w:p>
      <w:pPr>
        <w:pStyle w:val="TextBody"/>
        <w:spacing w:before="0" w:after="300"/>
        <w:rPr/>
      </w:pPr>
      <w:ins w:id="143" w:author="Unknown Author" w:date="2021-02-06T11:53:31Z">
        <w:r>
          <w:rPr/>
          <w:t>只需要上面这些包，就能使用了，命令如下：</w:t>
        </w:r>
      </w:ins>
    </w:p>
    <w:p>
      <w:pPr>
        <w:pStyle w:val="PreformattedText"/>
        <w:pBdr/>
        <w:shd w:fill="2D2D2D" w:val="clear"/>
        <w:spacing w:lineRule="auto" w:line="360" w:before="0" w:after="300"/>
        <w:ind w:left="0" w:right="0" w:hanging="0"/>
        <w:jc w:val="left"/>
        <w:rPr/>
      </w:pPr>
      <w:ins w:id="145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sudo pacman -S fcitx5-rime fcitx5-configtool fcitx5-gtk fcitx5-qt fcitx5-material-color</w:t>
        </w:r>
      </w:ins>
    </w:p>
    <w:p>
      <w:pPr>
        <w:pStyle w:val="TextBody"/>
        <w:spacing w:before="0" w:after="300"/>
        <w:rPr/>
      </w:pPr>
      <w:ins w:id="147" w:author="Unknown Author" w:date="2021-02-06T11:53:31Z">
        <w:r>
          <w:rPr/>
          <w:t>安装成功后，还需要配置一下系统输入法选择，为</w:t>
        </w:r>
      </w:ins>
      <w:ins w:id="148" w:author="Unknown Author" w:date="2021-02-06T11:53:31Z">
        <w:r>
          <w:rPr/>
          <w:t>fcitx5</w:t>
        </w:r>
      </w:ins>
      <w:ins w:id="149" w:author="Unknown Author" w:date="2021-02-06T11:53:31Z">
        <w:r>
          <w:rPr/>
          <w:t>添加自启动，修改</w:t>
        </w:r>
      </w:ins>
      <w:ins w:id="150" w:author="Unknown Author" w:date="2021-02-06T11:53:31Z">
        <w:r>
          <w:rPr/>
          <w:t>fcitx5</w:t>
        </w:r>
      </w:ins>
      <w:ins w:id="151" w:author="Unknown Author" w:date="2021-02-06T11:53:31Z">
        <w:r>
          <w:rPr/>
          <w:t>皮肤。</w:t>
        </w:r>
      </w:ins>
    </w:p>
    <w:p>
      <w:pPr>
        <w:pStyle w:val="Heading4"/>
        <w:spacing w:before="0" w:after="240"/>
        <w:rPr>
          <w:color w:val="404040"/>
          <w:ins w:id="156" w:author="Unknown Author" w:date="2021-02-06T11:53:31Z"/>
        </w:rPr>
      </w:pPr>
      <w:ins w:id="153" w:author="Unknown Author" w:date="2021-02-06T11:53:31Z">
        <w:r>
          <w:rPr>
            <w:b/>
            <w:color w:val="404040"/>
            <w:sz w:val="30"/>
          </w:rPr>
          <w:t>配置</w:t>
        </w:r>
      </w:ins>
      <w:ins w:id="154" w:author="Unknown Author" w:date="2021-02-06T11:53:31Z">
        <w:r>
          <w:rPr>
            <w:b/>
            <w:color w:val="404040"/>
            <w:sz w:val="30"/>
          </w:rPr>
          <w:t>fcitx5</w:t>
        </w:r>
      </w:ins>
      <w:ins w:id="155" w:author="Unknown Author" w:date="2021-02-06T11:53:31Z">
        <w:r>
          <w:rPr>
            <w:b/>
            <w:color w:val="404040"/>
            <w:sz w:val="30"/>
          </w:rPr>
          <w:t>为默认输入法</w:t>
        </w:r>
      </w:ins>
    </w:p>
    <w:p>
      <w:pPr>
        <w:pStyle w:val="PreformattedText"/>
        <w:pBdr/>
        <w:shd w:fill="2D2D2D" w:val="clear"/>
        <w:spacing w:lineRule="auto" w:line="360" w:before="0" w:after="300"/>
        <w:ind w:left="0" w:right="0" w:hanging="0"/>
        <w:jc w:val="left"/>
        <w:rPr/>
      </w:pPr>
      <w:ins w:id="157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vim ~/.xprofile</w:t>
        </w:r>
      </w:ins>
    </w:p>
    <w:p>
      <w:pPr>
        <w:pStyle w:val="TextBody"/>
        <w:spacing w:before="0" w:after="300"/>
        <w:rPr/>
      </w:pPr>
      <w:ins w:id="159" w:author="Unknown Author" w:date="2021-02-06T11:53:31Z">
        <w:r>
          <w:rPr/>
          <w:t>添加下面的内容：</w:t>
        </w:r>
      </w:ins>
    </w:p>
    <w:p>
      <w:pPr>
        <w:pStyle w:val="PreformattedText"/>
        <w:pBdr/>
        <w:shd w:fill="2D2D2D" w:val="clear"/>
        <w:spacing w:lineRule="auto" w:line="360" w:before="0" w:after="300"/>
        <w:ind w:left="0" w:right="0" w:hanging="0"/>
        <w:jc w:val="left"/>
        <w:rPr/>
      </w:pPr>
      <w:ins w:id="161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export GTK_IM_MODULE=fcitx5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63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export QT_IM_MODULE=fcitx5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65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export XMODIFIERS=@im=fcitx</w:t>
        </w:r>
      </w:ins>
    </w:p>
    <w:p>
      <w:pPr>
        <w:pStyle w:val="Heading4"/>
        <w:spacing w:before="0" w:after="240"/>
        <w:rPr>
          <w:b/>
          <w:color w:val="404040"/>
          <w:ins w:id="168" w:author="Unknown Author" w:date="2021-02-06T11:53:31Z"/>
          <w:sz w:val="30"/>
        </w:rPr>
      </w:pPr>
      <w:ins w:id="167" w:author="Unknown Author" w:date="2021-02-06T11:53:31Z">
        <w:r>
          <w:rPr>
            <w:b/>
            <w:color w:val="404040"/>
            <w:sz w:val="30"/>
          </w:rPr>
          <w:t>添加自启动</w:t>
        </w:r>
      </w:ins>
    </w:p>
    <w:p>
      <w:pPr>
        <w:pStyle w:val="TextBody"/>
        <w:spacing w:before="0" w:after="300"/>
        <w:rPr/>
      </w:pPr>
      <w:ins w:id="169" w:author="Unknown Author" w:date="2021-02-06T11:53:31Z">
        <w:r>
          <w:rPr/>
          <w:t>方法有几种，选择一个就可以。</w:t>
        </w:r>
      </w:ins>
      <w:ins w:id="170" w:author="Unknown Author" w:date="2021-02-06T11:53:31Z">
        <w:r>
          <w:rPr/>
          <w:br/>
        </w:r>
      </w:ins>
      <w:ins w:id="171" w:author="Unknown Author" w:date="2021-02-06T11:53:31Z">
        <w:r>
          <w:rPr/>
          <w:t>比如，直接在系统设置里找到“开机和关机”——“自动启动”，左下角添加程序，找到“</w:t>
        </w:r>
      </w:ins>
      <w:ins w:id="172" w:author="Unknown Author" w:date="2021-02-06T11:53:31Z">
        <w:r>
          <w:rPr/>
          <w:t>fcitx5”</w:t>
        </w:r>
      </w:ins>
      <w:ins w:id="173" w:author="Unknown Author" w:date="2021-02-06T11:53:31Z">
        <w:r>
          <w:rPr/>
          <w:t>即可。</w:t>
        </w:r>
      </w:ins>
    </w:p>
    <w:p>
      <w:pPr>
        <w:pStyle w:val="Heading4"/>
        <w:spacing w:before="0" w:after="240"/>
        <w:rPr>
          <w:b/>
          <w:color w:val="404040"/>
          <w:ins w:id="176" w:author="Unknown Author" w:date="2021-02-06T11:53:31Z"/>
          <w:sz w:val="30"/>
        </w:rPr>
      </w:pPr>
      <w:ins w:id="175" w:author="Unknown Author" w:date="2021-02-06T11:53:31Z">
        <w:r>
          <w:rPr>
            <w:b/>
            <w:color w:val="404040"/>
            <w:sz w:val="30"/>
          </w:rPr>
          <w:t>修改皮肤</w:t>
        </w:r>
      </w:ins>
    </w:p>
    <w:p>
      <w:pPr>
        <w:pStyle w:val="PreformattedText"/>
        <w:pBdr/>
        <w:shd w:fill="2D2D2D" w:val="clear"/>
        <w:spacing w:lineRule="auto" w:line="360" w:before="0" w:after="300"/>
        <w:ind w:left="0" w:right="0" w:hanging="0"/>
        <w:jc w:val="left"/>
        <w:rPr/>
      </w:pPr>
      <w:ins w:id="177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vim ~/.config/fcitx5/conf/classicui.conf</w:t>
        </w:r>
      </w:ins>
    </w:p>
    <w:p>
      <w:pPr>
        <w:pStyle w:val="TextBody"/>
        <w:spacing w:before="0" w:after="300"/>
        <w:rPr/>
      </w:pPr>
      <w:ins w:id="179" w:author="Unknown Author" w:date="2021-02-06T11:53:31Z">
        <w:r>
          <w:rPr/>
          <w:t>添加内容：</w:t>
        </w:r>
      </w:ins>
    </w:p>
    <w:p>
      <w:pPr>
        <w:pStyle w:val="PreformattedText"/>
        <w:pBdr/>
        <w:shd w:fill="2D2D2D" w:val="clear"/>
        <w:spacing w:lineRule="auto" w:line="360" w:before="0" w:after="300"/>
        <w:ind w:left="0" w:right="0" w:hanging="0"/>
        <w:jc w:val="left"/>
        <w:rPr/>
      </w:pPr>
      <w:ins w:id="181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 xml:space="preserve"># </w:t>
        </w:r>
      </w:ins>
      <w:ins w:id="182" w:author="Unknown Author" w:date="2021-02-06T11:53:31Z">
        <w:r>
          <w:rPr>
            <w:rStyle w:val="SourceText"/>
            <w:rFonts w:eastAsia="Consolas;Monaco;Andale Mono;Ubuntu Mono;monospace"/>
            <w:color w:val="CCCCCC"/>
            <w:sz w:val="18"/>
          </w:rPr>
          <w:t>垂直候选列表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84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Vertical Candidate List=False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86" w:author="Unknown Author" w:date="2021-02-06T11:53:31Z">
        <w:r>
          <w:rPr/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88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 xml:space="preserve"># </w:t>
        </w:r>
      </w:ins>
      <w:ins w:id="189" w:author="Unknown Author" w:date="2021-02-06T11:53:31Z">
        <w:r>
          <w:rPr>
            <w:rStyle w:val="SourceText"/>
            <w:rFonts w:eastAsia="Consolas;Monaco;Andale Mono;Ubuntu Mono;monospace"/>
            <w:color w:val="CCCCCC"/>
            <w:sz w:val="18"/>
          </w:rPr>
          <w:t xml:space="preserve">按屏幕 </w:t>
        </w:r>
      </w:ins>
      <w:ins w:id="190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 xml:space="preserve">DPI </w:t>
        </w:r>
      </w:ins>
      <w:ins w:id="191" w:author="Unknown Author" w:date="2021-02-06T11:53:31Z">
        <w:r>
          <w:rPr>
            <w:rStyle w:val="SourceText"/>
            <w:rFonts w:eastAsia="Consolas;Monaco;Andale Mono;Ubuntu Mono;monospace"/>
            <w:color w:val="CCCCCC"/>
            <w:sz w:val="18"/>
          </w:rPr>
          <w:t>使用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93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PerScreenDPI=True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95" w:author="Unknown Author" w:date="2021-02-06T11:53:31Z">
        <w:r>
          <w:rPr/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197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# Font (</w:t>
        </w:r>
      </w:ins>
      <w:ins w:id="198" w:author="Unknown Author" w:date="2021-02-06T11:53:31Z">
        <w:r>
          <w:rPr>
            <w:rStyle w:val="SourceText"/>
            <w:rFonts w:eastAsia="Consolas;Monaco;Andale Mono;Ubuntu Mono;monospace"/>
            <w:color w:val="CCCCCC"/>
            <w:sz w:val="18"/>
          </w:rPr>
          <w:t>设置成你喜欢的字体</w:t>
        </w:r>
      </w:ins>
      <w:ins w:id="199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)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201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Font="</w:t>
        </w:r>
      </w:ins>
      <w:ins w:id="202" w:author="Unknown Author" w:date="2021-02-06T11:53:31Z">
        <w:r>
          <w:rPr>
            <w:rStyle w:val="SourceText"/>
            <w:rFonts w:eastAsia="Consolas;Monaco;Andale Mono;Ubuntu Mono;monospace"/>
            <w:color w:val="CCCCCC"/>
            <w:sz w:val="18"/>
          </w:rPr>
          <w:t xml:space="preserve">思源黑体 </w:t>
        </w:r>
      </w:ins>
      <w:ins w:id="203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CN Medium 13"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205" w:author="Unknown Author" w:date="2021-02-06T11:53:31Z">
        <w:r>
          <w:rPr/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207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 xml:space="preserve"># </w:t>
        </w:r>
      </w:ins>
      <w:ins w:id="208" w:author="Unknown Author" w:date="2021-02-06T11:53:31Z">
        <w:r>
          <w:rPr>
            <w:rStyle w:val="SourceText"/>
            <w:rFonts w:eastAsia="Consolas;Monaco;Andale Mono;Ubuntu Mono;monospace"/>
            <w:color w:val="CCCCCC"/>
            <w:sz w:val="18"/>
          </w:rPr>
          <w:t>主题</w:t>
        </w:r>
      </w:ins>
    </w:p>
    <w:p>
      <w:pPr>
        <w:pStyle w:val="PreformattedText"/>
        <w:pBdr/>
        <w:shd w:fill="2D2D2D" w:val="clear"/>
        <w:spacing w:lineRule="auto" w:line="360" w:before="0" w:after="300"/>
        <w:jc w:val="left"/>
        <w:rPr/>
      </w:pPr>
      <w:ins w:id="210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CCCCC"/>
            <w:sz w:val="18"/>
          </w:rPr>
          <w:t>Theme=Material-Color-Pink</w:t>
        </w:r>
      </w:ins>
    </w:p>
    <w:p>
      <w:pPr>
        <w:pStyle w:val="TextBody"/>
        <w:spacing w:before="0" w:after="300"/>
        <w:rPr/>
      </w:pPr>
      <w:ins w:id="212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7254E"/>
            <w:sz w:val="18"/>
            <w:highlight w:val="green"/>
          </w:rPr>
          <w:t>Theme</w:t>
        </w:r>
      </w:ins>
      <w:ins w:id="213" w:author="Unknown Author" w:date="2021-02-06T11:53:31Z">
        <w:r>
          <w:rPr/>
          <w:t>可选项有：</w:t>
        </w:r>
      </w:ins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450" w:before="0" w:after="300"/>
        <w:ind w:left="300" w:right="0" w:hanging="283"/>
        <w:rPr/>
      </w:pPr>
      <w:ins w:id="215" w:author="Unknown Author" w:date="2021-02-06T11:53:31Z">
        <w:r>
          <w:rPr/>
          <w:t>Material-Color-Pink</w:t>
        </w:r>
      </w:ins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450" w:before="0" w:after="300"/>
        <w:ind w:left="300" w:hanging="283"/>
        <w:rPr/>
      </w:pPr>
      <w:ins w:id="217" w:author="Unknown Author" w:date="2021-02-06T11:53:31Z">
        <w:r>
          <w:rPr/>
          <w:t>Material-Color-Blue</w:t>
        </w:r>
      </w:ins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450" w:before="0" w:after="300"/>
        <w:ind w:left="300" w:hanging="283"/>
        <w:rPr/>
      </w:pPr>
      <w:ins w:id="219" w:author="Unknown Author" w:date="2021-02-06T11:53:31Z">
        <w:r>
          <w:rPr/>
          <w:t>Material-Color-Brown</w:t>
        </w:r>
      </w:ins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450" w:before="0" w:after="300"/>
        <w:ind w:left="300" w:hanging="283"/>
        <w:rPr/>
      </w:pPr>
      <w:ins w:id="221" w:author="Unknown Author" w:date="2021-02-06T11:53:31Z">
        <w:r>
          <w:rPr/>
          <w:t>Material-Color-DeepPurple</w:t>
        </w:r>
      </w:ins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450" w:before="0" w:after="300"/>
        <w:ind w:left="300" w:hanging="283"/>
        <w:rPr/>
      </w:pPr>
      <w:ins w:id="223" w:author="Unknown Author" w:date="2021-02-06T11:53:31Z">
        <w:r>
          <w:rPr/>
          <w:t>Material-Color-Indigo</w:t>
        </w:r>
      </w:ins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450" w:before="0" w:after="300"/>
        <w:ind w:left="300" w:hanging="283"/>
        <w:rPr/>
      </w:pPr>
      <w:ins w:id="225" w:author="Unknown Author" w:date="2021-02-06T11:53:31Z">
        <w:r>
          <w:rPr/>
          <w:t>Material-Color-Red</w:t>
        </w:r>
      </w:ins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450" w:before="0" w:after="300"/>
        <w:ind w:left="300" w:hanging="283"/>
        <w:rPr/>
      </w:pPr>
      <w:ins w:id="227" w:author="Unknown Author" w:date="2021-02-06T11:53:31Z">
        <w:r>
          <w:rPr/>
          <w:t>Material-Color-Teal</w:t>
          <w:br/>
        </w:r>
      </w:ins>
      <w:ins w:id="228" w:author="Unknown Author" w:date="2021-02-06T11:53:31Z">
        <w:r>
          <w:rPr/>
          <w:t>自己选择心宜的颜色即可。</w:t>
        </w:r>
      </w:ins>
    </w:p>
    <w:p>
      <w:pPr>
        <w:pStyle w:val="TextBody"/>
        <w:spacing w:before="0" w:after="300"/>
        <w:rPr/>
      </w:pPr>
      <w:ins w:id="230" w:author="Unknown Author" w:date="2021-02-06T11:53:31Z">
        <w:r>
          <w:rPr/>
          <w:t>另外，与</w:t>
        </w:r>
      </w:ins>
      <w:ins w:id="231" w:author="Unknown Author" w:date="2021-02-06T11:53:31Z">
        <w:r>
          <w:rPr/>
          <w:t>fcitx</w:t>
        </w:r>
      </w:ins>
      <w:ins w:id="232" w:author="Unknown Author" w:date="2021-02-06T11:53:31Z">
        <w:r>
          <w:rPr/>
          <w:t>不同的是，</w:t>
        </w:r>
      </w:ins>
      <w:ins w:id="233" w:author="Unknown Author" w:date="2021-02-06T11:53:31Z">
        <w:r>
          <w:rPr/>
          <w:t>fcitx5-rime</w:t>
        </w:r>
      </w:ins>
      <w:ins w:id="234" w:author="Unknown Author" w:date="2021-02-06T11:53:31Z">
        <w:r>
          <w:rPr/>
          <w:t>的输入方案配置目录改变了，为</w:t>
        </w:r>
      </w:ins>
      <w:ins w:id="235" w:author="Unknown Author" w:date="2021-02-06T11:53:31Z">
        <w:r>
          <w:rPr>
            <w:rStyle w:val="SourceText"/>
            <w:rFonts w:ascii="Consolas;Monaco;Andale Mono;Ubuntu Mono;monospace" w:hAnsi="Consolas;Monaco;Andale Mono;Ubuntu Mono;monospace"/>
            <w:color w:val="C7254E"/>
            <w:sz w:val="18"/>
            <w:highlight w:val="green"/>
          </w:rPr>
          <w:t>.local/share/fcitx5/rime</w:t>
        </w:r>
      </w:ins>
      <w:ins w:id="236" w:author="Unknown Author" w:date="2021-02-06T11:53:31Z">
        <w:r>
          <w:rPr/>
          <w:t>。</w:t>
        </w:r>
      </w:ins>
    </w:p>
    <w:p>
      <w:pPr>
        <w:pStyle w:val="PreformattedText"/>
        <w:bidi w:val="0"/>
        <w:spacing w:before="0" w:after="0"/>
        <w:jc w:val="left"/>
        <w:rPr>
          <w:rStyle w:val="SourceText"/>
          <w:rFonts w:ascii="DejaVu Sans Mono" w:hAnsi="DejaVu Sans Mono" w:eastAsia="DejaVu Sans Mono"/>
        </w:rPr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#pacman -Ss fcitx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#</w:t>
      </w:r>
      <w:r>
        <w:rPr>
          <w:rStyle w:val="SourceText"/>
          <w:rFonts w:ascii="DejaVu Sans Mono" w:hAnsi="DejaVu Sans Mono" w:eastAsia="DejaVu Sans Mono"/>
        </w:rPr>
        <w:t>查看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>安装完后在</w:t>
      </w:r>
      <w:r>
        <w:rPr>
          <w:rStyle w:val="SourceText"/>
          <w:rFonts w:eastAsia="DejaVu Sans Mono" w:ascii="DejaVu Sans Mono" w:hAnsi="DejaVu Sans Mono"/>
        </w:rPr>
        <w:t>~/.</w:t>
      </w:r>
      <w:ins w:id="238" w:author="Unknown Author" w:date="2021-02-06T10:33:12Z">
        <w:r>
          <w:rPr>
            <w:rStyle w:val="SourceText"/>
            <w:rFonts w:eastAsia="DejaVu Sans Mono" w:ascii="DejaVu Sans Mono" w:hAnsi="DejaVu Sans Mono"/>
          </w:rPr>
          <w:t>x</w:t>
        </w:r>
      </w:ins>
      <w:r>
        <w:rPr>
          <w:rStyle w:val="SourceText"/>
          <w:rFonts w:eastAsia="DejaVu Sans Mono" w:ascii="DejaVu Sans Mono" w:hAnsi="DejaVu Sans Mono"/>
        </w:rPr>
        <w:t>profile</w:t>
      </w:r>
      <w:r>
        <w:rPr>
          <w:rFonts w:ascii="DejaVu Sans Mono" w:hAnsi="DejaVu Sans Mono" w:eastAsia="DejaVu Sans Mono"/>
        </w:rPr>
        <w:t>加上：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export GTK_IM_MODULE=fcitx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export QT_IM_MODULE=fcitx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export XMODIFIERS="@im=fcitx"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 xml:space="preserve">manjaro </w:t>
      </w:r>
      <w:r>
        <w:rPr>
          <w:rStyle w:val="SourceText"/>
          <w:rFonts w:ascii="DejaVu Sans Mono" w:hAnsi="DejaVu Sans Mono" w:eastAsia="DejaVu Sans Mono"/>
        </w:rPr>
        <w:t xml:space="preserve">设置 </w:t>
      </w:r>
      <w:r>
        <w:rPr>
          <w:rStyle w:val="SourceText"/>
          <w:rFonts w:eastAsia="DejaVu Sans Mono" w:ascii="DejaVu Sans Mono" w:hAnsi="DejaVu Sans Mono"/>
        </w:rPr>
        <w:t xml:space="preserve">fcitx </w:t>
      </w:r>
      <w:r>
        <w:rPr>
          <w:rStyle w:val="SourceText"/>
          <w:rFonts w:ascii="DejaVu Sans Mono" w:hAnsi="DejaVu Sans Mono" w:eastAsia="DejaVu Sans Mono"/>
        </w:rPr>
        <w:t>输入法</w:t>
      </w:r>
      <w:r>
        <w:rPr>
          <w:rStyle w:val="SourceText"/>
          <w:rFonts w:eastAsia="DejaVu Sans Mono" w:ascii="DejaVu Sans Mono" w:hAnsi="DejaVu Sans Mono"/>
        </w:rPr>
        <w:t>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1</w:t>
      </w:r>
      <w:r>
        <w:rPr/>
        <w:t>、设置它只有在使用额外切换键隐藏输入法后，才可以再使用额外切换键将其唤醒：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直接运行 </w:t>
      </w:r>
      <w:r>
        <w:rPr/>
        <w:t xml:space="preserve">fcitx-configtool </w:t>
      </w:r>
      <w:r>
        <w:rPr/>
        <w:t>即可进行图形界面配置。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然后查看 </w:t>
      </w:r>
      <w:r>
        <w:rPr/>
        <w:t xml:space="preserve">.config/fcitx/config </w:t>
      </w:r>
      <w:r>
        <w:rPr/>
        <w:t xml:space="preserve">里的相应值是否已经改变，然后立即手动将  </w:t>
      </w:r>
      <w:r>
        <w:rPr/>
        <w:t xml:space="preserve">.config/fcitx/config </w:t>
      </w:r>
      <w:r>
        <w:rPr/>
        <w:t>和  </w:t>
      </w:r>
      <w:r>
        <w:rPr/>
        <w:t xml:space="preserve">.config/fcitx/profile </w:t>
      </w:r>
      <w:r>
        <w:rPr/>
        <w:t xml:space="preserve">的所有写属性去掉，即 </w:t>
      </w:r>
      <w:r>
        <w:rPr/>
        <w:t>chmod a-w  .config/fcitx/config;  chmod a-w  .config/fcitx/profile;</w:t>
      </w:r>
    </w:p>
    <w:p>
      <w:pPr>
        <w:pStyle w:val="TextBody"/>
        <w:bidi w:val="0"/>
        <w:jc w:val="left"/>
        <w:rPr>
          <w:strike/>
        </w:rPr>
      </w:pPr>
      <w:r>
        <w:rPr>
          <w:strike/>
        </w:rPr>
        <w:t xml:space="preserve">打开配置文件  </w:t>
      </w:r>
      <w:r>
        <w:rPr>
          <w:strike/>
        </w:rPr>
        <w:t>.config/fcitx/config</w:t>
      </w:r>
      <w:r>
        <w:rPr>
          <w:strike/>
        </w:rPr>
        <w:t>，</w:t>
      </w:r>
    </w:p>
    <w:p>
      <w:pPr>
        <w:pStyle w:val="TextBody"/>
        <w:bidi w:val="0"/>
        <w:jc w:val="left"/>
        <w:rPr>
          <w:strike/>
        </w:rPr>
      </w:pPr>
      <w:r>
        <w:rPr>
          <w:strike/>
        </w:rPr>
        <w:t xml:space="preserve">将 </w:t>
      </w:r>
      <w:r>
        <w:rPr>
          <w:strike/>
        </w:rPr>
        <w:t xml:space="preserve">UseExtraTriggerKeyOnlyWhenUseItToInactivate=False </w:t>
      </w:r>
      <w:r>
        <w:rPr>
          <w:strike/>
        </w:rPr>
        <w:t xml:space="preserve">改成 </w:t>
      </w:r>
      <w:r>
        <w:rPr>
          <w:strike/>
        </w:rPr>
        <w:t>UseExtraTriggerKeyOnlyWhenUseItToInactivate=True</w:t>
      </w:r>
    </w:p>
    <w:p>
      <w:pPr>
        <w:pStyle w:val="TextBody"/>
        <w:bidi w:val="0"/>
        <w:jc w:val="left"/>
        <w:rPr>
          <w:strike/>
        </w:rPr>
      </w:pPr>
      <w:r>
        <w:rPr>
          <w:strike/>
        </w:rPr>
        <w:t xml:space="preserve">将 </w:t>
      </w:r>
      <w:r>
        <w:rPr>
          <w:strike/>
        </w:rPr>
        <w:t xml:space="preserve">SwitchKey=SHIFT Both    </w:t>
      </w:r>
      <w:r>
        <w:rPr>
          <w:strike/>
        </w:rPr>
        <w:t>注释掉</w:t>
      </w:r>
    </w:p>
    <w:p>
      <w:pPr>
        <w:pStyle w:val="TextBody"/>
        <w:bidi w:val="0"/>
        <w:jc w:val="left"/>
        <w:rPr>
          <w:strike/>
        </w:rPr>
      </w:pPr>
      <w:r>
        <w:rPr>
          <w:strike/>
        </w:rPr>
        <w:t xml:space="preserve">将 </w:t>
      </w:r>
      <w:r>
        <w:rPr>
          <w:strike/>
        </w:rPr>
        <w:t xml:space="preserve">IMSwitchIncludeInactive=True </w:t>
      </w:r>
      <w:r>
        <w:rPr>
          <w:strike/>
        </w:rPr>
        <w:t xml:space="preserve">改为 </w:t>
      </w:r>
      <w:r>
        <w:rPr>
          <w:strike/>
        </w:rPr>
        <w:t>False</w:t>
      </w:r>
    </w:p>
    <w:p>
      <w:pPr>
        <w:pStyle w:val="TextBody"/>
        <w:bidi w:val="0"/>
        <w:jc w:val="left"/>
        <w:rPr>
          <w:strike/>
        </w:rPr>
      </w:pPr>
      <w:r>
        <w:rPr>
          <w:strike/>
        </w:rPr>
        <w:t>即可。</w:t>
      </w:r>
    </w:p>
    <w:p>
      <w:pPr>
        <w:pStyle w:val="Heading3"/>
        <w:numPr>
          <w:ilvl w:val="2"/>
          <w:numId w:val="3"/>
        </w:numPr>
        <w:bidi w:val="0"/>
        <w:spacing w:before="0" w:after="283"/>
        <w:jc w:val="left"/>
        <w:rPr/>
      </w:pPr>
      <w:ins w:id="239" w:author="Unknown Author" w:date="2021-02-05T23:04:33Z">
        <w:bookmarkStart w:id="7" w:name="双拼配置自选方案"/>
        <w:bookmarkEnd w:id="7"/>
        <w:r>
          <w:rPr>
            <w:rStyle w:val="SourceText"/>
            <w:rFonts w:ascii="DejaVu Sans Mono" w:hAnsi="DejaVu Sans Mono" w:eastAsia="DejaVu Sans Mono"/>
          </w:rPr>
          <w:t>双拼配置自选方案</w:t>
        </w:r>
      </w:ins>
    </w:p>
    <w:p>
      <w:pPr>
        <w:pStyle w:val="Heading4"/>
        <w:numPr>
          <w:ilvl w:val="3"/>
          <w:numId w:val="3"/>
        </w:numPr>
        <w:bidi w:val="0"/>
        <w:jc w:val="left"/>
        <w:rPr/>
      </w:pPr>
      <w:ins w:id="241" w:author="Unknown Author" w:date="2021-02-05T23:04:33Z">
        <w:bookmarkStart w:id="8" w:name="图形化工具配置"/>
        <w:bookmarkEnd w:id="8"/>
        <w:r>
          <w:rPr/>
          <w:t>图形化工具配置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43" w:author="Unknown Author" w:date="2021-02-05T23:04:33Z">
        <w:r>
          <w:rPr/>
          <w:t xml:space="preserve">如果装了 </w:t>
        </w:r>
      </w:ins>
      <w:ins w:id="244" w:author="Unknown Author" w:date="2021-02-05T23:04:33Z">
        <w:r>
          <w:rPr/>
          <w:t xml:space="preserve">fcitx-configtool </w:t>
        </w:r>
      </w:ins>
      <w:ins w:id="245" w:author="Unknown Author" w:date="2021-02-05T23:04:33Z">
        <w:r>
          <w:rPr/>
          <w:t>这个图形化工具，可以在里面搜索「</w:t>
        </w:r>
      </w:ins>
      <w:ins w:id="246" w:author="Unknown Author" w:date="2021-02-05T23:04:33Z">
        <w:r>
          <w:rPr/>
          <w:t>pinyin</w:t>
        </w:r>
      </w:ins>
      <w:ins w:id="247" w:author="Unknown Author" w:date="2021-02-05T23:04:33Z">
        <w:r>
          <w:rPr/>
          <w:t>」找到双拼的选项，直接配置。</w:t>
        </w:r>
      </w:ins>
    </w:p>
    <w:p>
      <w:pPr>
        <w:pStyle w:val="Heading4"/>
        <w:numPr>
          <w:ilvl w:val="3"/>
          <w:numId w:val="3"/>
        </w:numPr>
        <w:bidi w:val="0"/>
        <w:jc w:val="left"/>
        <w:rPr/>
      </w:pPr>
      <w:ins w:id="249" w:author="Unknown Author" w:date="2021-02-05T23:04:33Z">
        <w:bookmarkStart w:id="9" w:name="手动配置"/>
        <w:bookmarkEnd w:id="9"/>
        <w:r>
          <w:rPr/>
          <w:t>手动配置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51" w:author="Unknown Author" w:date="2021-02-05T23:04:33Z">
        <w:r>
          <w:rPr/>
          <w:t xml:space="preserve">fcitx </w:t>
        </w:r>
      </w:ins>
      <w:ins w:id="252" w:author="Unknown Author" w:date="2021-02-05T23:04:33Z">
        <w:r>
          <w:rPr/>
          <w:t>自带双拼输入法，使用的是自然码。如需修改为其它双拼方案，按如下操作即可。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54" w:author="Unknown Author" w:date="2021-02-05T23:04:33Z">
        <w:r>
          <w:rPr/>
          <w:t xml:space="preserve">打开 </w:t>
        </w:r>
      </w:ins>
      <w:ins w:id="255" w:author="Unknown Author" w:date="2021-02-05T23:04:33Z">
        <w:r>
          <w:rPr>
            <w:rStyle w:val="SourceText"/>
          </w:rPr>
          <w:t>~/.config/fcitx/conf/fcitx-pinyin.config</w:t>
        </w:r>
      </w:ins>
      <w:ins w:id="256" w:author="Unknown Author" w:date="2021-02-05T23:04:33Z">
        <w:r>
          <w:rPr/>
          <w:t>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58" w:author="Unknown Author" w:date="2021-02-05T23:04:33Z">
        <w:r>
          <w:rPr/>
          <w:t>能看到默认双拼方案是自然码（</w:t>
        </w:r>
      </w:ins>
      <w:ins w:id="259" w:author="Unknown Author" w:date="2021-02-05T23:04:33Z">
        <w:r>
          <w:rPr/>
          <w:t>Ziranma</w:t>
        </w:r>
      </w:ins>
      <w:ins w:id="260" w:author="Unknown Author" w:date="2021-02-05T23:04:33Z">
        <w:r>
          <w:rPr/>
          <w:t>）。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62" w:author="Unknown Author" w:date="2021-02-05T23:04:33Z">
        <w:r>
          <w:rPr/>
          <w:t xml:space="preserve">我用的小鹤双拼，所以取消注释并修改为 </w:t>
        </w:r>
      </w:ins>
      <w:ins w:id="263" w:author="Unknown Author" w:date="2021-02-05T23:04:33Z">
        <w:r>
          <w:rPr/>
          <w:t>XiaoHe</w:t>
        </w:r>
      </w:ins>
      <w:ins w:id="264" w:author="Unknown Author" w:date="2021-02-05T23:04:33Z">
        <w:r>
          <w:rPr/>
          <w:t>。</w:t>
        </w:r>
      </w:ins>
    </w:p>
    <w:tbl>
      <w:tblPr>
        <w:tblW w:w="364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46"/>
      </w:tblGrid>
      <w:tr>
        <w:trPr/>
        <w:tc>
          <w:tcPr>
            <w:tcW w:w="3646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ins w:id="265" w:author="Unknown Author" w:date="2021-02-05T23:04:33Z">
              <w:r>
                <w:rPr/>
                <w:t>DefaultShuangpinSchema=XiaoHe</w:t>
              </w:r>
            </w:ins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ins w:id="266" w:author="Unknown Author" w:date="2021-02-05T23:04:33Z">
        <w:r>
          <w:rPr/>
          <w:t>修改后重启输入法就能生效啦。（右键任务栏的键盘，选择重新启动。）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68" w:author="Unknown Author" w:date="2021-02-05T23:04:33Z">
        <w:r>
          <w:rPr>
            <w:rStyle w:val="StrongEmphasis"/>
          </w:rPr>
          <w:t>PS</w:t>
        </w:r>
      </w:ins>
      <w:ins w:id="269" w:author="Unknown Author" w:date="2021-02-05T23:04:33Z">
        <w:r>
          <w:rPr>
            <w:rStyle w:val="StrongEmphasis"/>
          </w:rPr>
          <w:t>：该文件里还有一些配置项，可以按自己需求修改……</w:t>
        </w:r>
      </w:ins>
    </w:p>
    <w:p>
      <w:pPr>
        <w:pStyle w:val="Heading3"/>
        <w:numPr>
          <w:ilvl w:val="2"/>
          <w:numId w:val="3"/>
        </w:numPr>
        <w:bidi w:val="0"/>
        <w:jc w:val="left"/>
        <w:rPr/>
      </w:pPr>
      <w:ins w:id="271" w:author="Unknown Author" w:date="2021-02-05T23:04:33Z">
        <w:bookmarkStart w:id="10" w:name="简体中文输入法使用直角引号"/>
        <w:bookmarkEnd w:id="10"/>
        <w:r>
          <w:rPr/>
          <w:t>简体中文输入法使用直角引号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73" w:author="Unknown Author" w:date="2021-02-05T23:04:33Z">
        <w:r>
          <w:rPr/>
          <w:t xml:space="preserve">修改 </w:t>
        </w:r>
      </w:ins>
      <w:ins w:id="274" w:author="Unknown Author" w:date="2021-02-05T23:04:33Z">
        <w:r>
          <w:rPr>
            <w:rStyle w:val="SourceText"/>
          </w:rPr>
          <w:t>/usr/share/fcitx/data/</w:t>
        </w:r>
      </w:ins>
      <w:ins w:id="275" w:author="Unknown Author" w:date="2021-02-05T23:04:33Z">
        <w:r>
          <w:rPr/>
          <w:t>文件夹下以「</w:t>
        </w:r>
      </w:ins>
      <w:ins w:id="276" w:author="Unknown Author" w:date="2021-02-05T23:04:33Z">
        <w:r>
          <w:rPr/>
          <w:t>zh-CN</w:t>
        </w:r>
      </w:ins>
      <w:ins w:id="277" w:author="Unknown Author" w:date="2021-02-05T23:04:33Z">
        <w:r>
          <w:rPr/>
          <w:t>」结尾的文件。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79" w:author="Unknown Author" w:date="2021-02-05T23:04:33Z">
        <w:r>
          <w:rPr/>
          <w:t>「</w:t>
        </w:r>
      </w:ins>
      <w:ins w:id="280" w:author="Unknown Author" w:date="2021-02-05T23:04:33Z">
        <w:r>
          <w:rPr/>
          <w:t>zh-CN</w:t>
        </w:r>
      </w:ins>
      <w:ins w:id="281" w:author="Unknown Author" w:date="2021-02-05T23:04:33Z">
        <w:r>
          <w:rPr/>
          <w:t>」对应的就是简体中文输入法。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83" w:author="Unknown Author" w:date="2021-02-05T23:04:33Z">
        <w:r>
          <w:rPr/>
          <w:t xml:space="preserve">该文件名因系统不同有差异。比如在我当前的 </w:t>
        </w:r>
      </w:ins>
      <w:ins w:id="284" w:author="Unknown Author" w:date="2021-02-05T23:04:33Z">
        <w:r>
          <w:rPr/>
          <w:t xml:space="preserve">Manjaro </w:t>
        </w:r>
      </w:ins>
      <w:ins w:id="285" w:author="Unknown Author" w:date="2021-02-05T23:04:33Z">
        <w:r>
          <w:rPr/>
          <w:t>版本，该文件为</w:t>
        </w:r>
      </w:ins>
      <w:ins w:id="286" w:author="Unknown Author" w:date="2021-02-05T23:04:33Z">
        <w:r>
          <w:rPr>
            <w:rStyle w:val="SourceText"/>
          </w:rPr>
          <w:t>punc.mb.zh_CN</w:t>
        </w:r>
      </w:ins>
      <w:ins w:id="287" w:author="Unknown Author" w:date="2021-02-05T23:04:33Z">
        <w:r>
          <w:rPr/>
          <w:t xml:space="preserve">。而在我之前使用的 </w:t>
        </w:r>
      </w:ins>
      <w:ins w:id="288" w:author="Unknown Author" w:date="2021-02-05T23:04:33Z">
        <w:r>
          <w:rPr/>
          <w:t xml:space="preserve">deepin </w:t>
        </w:r>
      </w:ins>
      <w:ins w:id="289" w:author="Unknown Author" w:date="2021-02-05T23:04:33Z">
        <w:r>
          <w:rPr/>
          <w:t>系统上，该文件为</w:t>
        </w:r>
      </w:ins>
      <w:ins w:id="290" w:author="Unknown Author" w:date="2021-02-05T23:04:33Z">
        <w:r>
          <w:rPr>
            <w:rStyle w:val="SourceText"/>
          </w:rPr>
          <w:t>punc-ng.mb.zh_CN</w:t>
        </w:r>
      </w:ins>
      <w:ins w:id="291" w:author="Unknown Author" w:date="2021-02-05T23:04:33Z">
        <w:r>
          <w:rPr/>
          <w:t>。我还在网络上看到一些人的是</w:t>
        </w:r>
      </w:ins>
      <w:ins w:id="292" w:author="Unknown Author" w:date="2021-02-05T23:04:33Z">
        <w:r>
          <w:rPr>
            <w:rStyle w:val="SourceText"/>
          </w:rPr>
          <w:t>punc-ng.mb-zh_CN</w:t>
        </w:r>
      </w:ins>
      <w:ins w:id="293" w:author="Unknown Author" w:date="2021-02-05T23:04:33Z">
        <w:r>
          <w:rPr/>
          <w:t>。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295" w:author="Unknown Author" w:date="2021-02-05T23:04:33Z">
        <w:r>
          <w:rPr/>
          <w:t>将对应的「</w:t>
        </w:r>
      </w:ins>
      <w:ins w:id="296" w:author="Unknown Author" w:date="2021-02-05T23:04:33Z">
        <w:r>
          <w:rPr/>
          <w:t>"</w:t>
        </w:r>
      </w:ins>
      <w:ins w:id="297" w:author="Unknown Author" w:date="2021-02-05T23:04:33Z">
        <w:r>
          <w:rPr/>
          <w:t>」与「’」按如下修改即可。</w:t>
        </w:r>
      </w:ins>
    </w:p>
    <w:tbl>
      <w:tblPr>
        <w:tblW w:w="90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1"/>
      </w:tblGrid>
      <w:tr>
        <w:trPr/>
        <w:tc>
          <w:tcPr>
            <w:tcW w:w="90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ins w:id="298" w:author="Unknown Author" w:date="2021-02-05T23:04:33Z">
              <w:r>
                <w:rPr/>
                <w:t xml:space="preserve">" </w:t>
              </w:r>
            </w:ins>
            <w:ins w:id="299" w:author="Unknown Author" w:date="2021-02-05T23:04:33Z">
              <w:r>
                <w:rPr/>
                <w:t>「 」</w:t>
              </w:r>
            </w:ins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ins w:id="301" w:author="Unknown Author" w:date="2021-02-05T23:04:33Z">
              <w:r>
                <w:rPr/>
                <w:t xml:space="preserve">' </w:t>
              </w:r>
            </w:ins>
            <w:ins w:id="302" w:author="Unknown Author" w:date="2021-02-05T23:04:33Z">
              <w:r>
                <w:rPr/>
                <w:t>『 』</w:t>
              </w:r>
            </w:ins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ins w:id="303" w:author="Unknown Author" w:date="2021-02-05T23:04:33Z">
        <w:r>
          <w:rPr/>
          <w:t>注意！</w:t>
        </w:r>
      </w:ins>
      <w:ins w:id="304" w:author="Unknown Author" w:date="2021-02-05T23:04:33Z">
        <w:r>
          <w:rPr>
            <w:rStyle w:val="SourceText"/>
          </w:rPr>
          <w:t>/usr/share/fcitx/data/</w:t>
        </w:r>
      </w:ins>
      <w:ins w:id="305" w:author="Unknown Author" w:date="2021-02-05T23:04:33Z">
        <w:r>
          <w:rPr/>
          <w:t xml:space="preserve"> </w:t>
        </w:r>
      </w:ins>
      <w:ins w:id="306" w:author="Unknown Author" w:date="2021-02-05T23:04:33Z">
        <w:r>
          <w:rPr/>
          <w:t>下的文件是「全局配置文件」。建议将该文件复制到用户目录，即</w:t>
        </w:r>
      </w:ins>
      <w:ins w:id="307" w:author="Unknown Author" w:date="2021-02-05T23:04:33Z">
        <w:r>
          <w:rPr>
            <w:rStyle w:val="SourceText"/>
          </w:rPr>
          <w:t>~/.config/fcitx/data/</w:t>
        </w:r>
      </w:ins>
      <w:ins w:id="308" w:author="Unknown Author" w:date="2021-02-05T23:04:33Z">
        <w:r>
          <w:rPr/>
          <w:t>下面再进行修改。</w:t>
        </w:r>
      </w:ins>
    </w:p>
    <w:p>
      <w:pPr>
        <w:pStyle w:val="Heading3"/>
        <w:numPr>
          <w:ilvl w:val="2"/>
          <w:numId w:val="3"/>
        </w:numPr>
        <w:bidi w:val="0"/>
        <w:jc w:val="left"/>
        <w:rPr/>
      </w:pPr>
      <w:ins w:id="310" w:author="Unknown Author" w:date="2021-02-05T23:04:33Z">
        <w:bookmarkStart w:id="11" w:name="拼音云输入"/>
        <w:bookmarkEnd w:id="11"/>
        <w:r>
          <w:rPr/>
          <w:t>拼音云输入</w:t>
        </w:r>
      </w:ins>
    </w:p>
    <w:tbl>
      <w:tblPr>
        <w:tblW w:w="412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26"/>
      </w:tblGrid>
      <w:tr>
        <w:trPr/>
        <w:tc>
          <w:tcPr>
            <w:tcW w:w="4126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ins w:id="311" w:author="Unknown Author" w:date="2021-02-05T23:04:33Z">
              <w:r>
                <w:rPr/>
                <w:t xml:space="preserve"># </w:t>
              </w:r>
            </w:ins>
            <w:ins w:id="312" w:author="Unknown Author" w:date="2021-02-05T23:04:33Z">
              <w:r>
                <w:rPr/>
                <w:t>安装</w:t>
              </w:r>
            </w:ins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ins w:id="314" w:author="Unknown Author" w:date="2021-02-05T23:04:33Z">
              <w:r>
                <w:rPr/>
                <w:t>sudo pacman -Sy fcitx-cloudpinyin</w:t>
              </w:r>
            </w:ins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ins w:id="315" w:author="Unknown Author" w:date="2021-02-05T23:04:33Z">
        <w:r>
          <w:rPr/>
          <w:t>安装后在「配置—附加组件」里找到可以修改云拼音来源，大陆用户就修改为百度吧～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317" w:author="Unknown Author" w:date="2021-02-05T23:04:33Z">
        <w:r>
          <w:rPr/>
          <w:t>不过我现在（码这篇博文的现在）没感觉到这云拼音有啥用……</w:t>
        </w:r>
      </w:ins>
    </w:p>
    <w:p>
      <w:pPr>
        <w:pStyle w:val="Heading3"/>
        <w:numPr>
          <w:ilvl w:val="2"/>
          <w:numId w:val="3"/>
        </w:numPr>
        <w:bidi w:val="0"/>
        <w:jc w:val="left"/>
        <w:rPr/>
      </w:pPr>
      <w:ins w:id="319" w:author="Unknown Author" w:date="2021-02-05T23:04:33Z">
        <w:bookmarkStart w:id="12" w:name="其它"/>
        <w:bookmarkEnd w:id="12"/>
        <w:r>
          <w:rPr/>
          <w:t>其它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321" w:author="Unknown Author" w:date="2021-02-05T23:04:33Z">
        <w:r>
          <w:rPr/>
          <w:t xml:space="preserve">网络上提到的 </w:t>
        </w:r>
      </w:ins>
      <w:ins w:id="322" w:author="Unknown Author" w:date="2021-02-05T23:04:33Z">
        <w:r>
          <w:rPr/>
          <w:t xml:space="preserve">wine </w:t>
        </w:r>
      </w:ins>
      <w:ins w:id="323" w:author="Unknown Author" w:date="2021-02-05T23:04:33Z">
        <w:r>
          <w:rPr/>
          <w:t>系软件不能输入中文之类的问题倒是没遇到……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ins w:id="325" w:author="Unknown Author" w:date="2021-02-05T23:04:33Z">
        <w:r>
          <w:rPr/>
          <w:t>不过遇到了网易云不能输入中文，非刚需自己就没折腾。</w:t>
        </w:r>
      </w:ins>
    </w:p>
    <w:p>
      <w:pPr>
        <w:pStyle w:val="PreformattedText"/>
        <w:bidi w:val="0"/>
        <w:spacing w:before="0" w:after="283"/>
        <w:jc w:val="left"/>
        <w:rPr>
          <w:rStyle w:val="SourceText"/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</w:r>
    </w:p>
    <w:p>
      <w:pPr>
        <w:pStyle w:val="Heading1"/>
        <w:numPr>
          <w:ilvl w:val="0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13" w:name="h3"/>
      <w:bookmarkEnd w:id="13"/>
      <w:r>
        <w:rPr>
          <w:rFonts w:eastAsia="DejaVu Sans Mono" w:ascii="DejaVu Sans Mono" w:hAnsi="DejaVu Sans Mono"/>
        </w:rPr>
        <w:t>3 AUR</w:t>
      </w:r>
      <w:r>
        <w:rPr>
          <w:rFonts w:ascii="DejaVu Sans Mono" w:hAnsi="DejaVu Sans Mono" w:eastAsia="DejaVu Sans Mono"/>
        </w:rPr>
        <w:t>助手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AUR</w:t>
      </w:r>
      <w:r>
        <w:rPr>
          <w:rFonts w:ascii="DejaVu Sans Mono" w:hAnsi="DejaVu Sans Mono" w:eastAsia="DejaVu Sans Mono"/>
        </w:rPr>
        <w:t>是</w:t>
      </w:r>
      <w:r>
        <w:rPr>
          <w:rFonts w:eastAsia="DejaVu Sans Mono" w:ascii="DejaVu Sans Mono" w:hAnsi="DejaVu Sans Mono"/>
        </w:rPr>
        <w:t>Arch User Repository</w:t>
      </w:r>
      <w:r>
        <w:rPr>
          <w:rFonts w:ascii="DejaVu Sans Mono" w:hAnsi="DejaVu Sans Mono" w:eastAsia="DejaVu Sans Mono"/>
        </w:rPr>
        <w:t>的缩写，是</w:t>
      </w:r>
      <w:r>
        <w:rPr>
          <w:rFonts w:eastAsia="DejaVu Sans Mono" w:ascii="DejaVu Sans Mono" w:hAnsi="DejaVu Sans Mono"/>
        </w:rPr>
        <w:t>Arch/Manjaro</w:t>
      </w:r>
      <w:r>
        <w:rPr>
          <w:rFonts w:ascii="DejaVu Sans Mono" w:hAnsi="DejaVu Sans Mono" w:eastAsia="DejaVu Sans Mono"/>
        </w:rPr>
        <w:t>用户的社区驱动存储库。</w:t>
      </w:r>
      <w:r>
        <w:rPr>
          <w:rFonts w:eastAsia="DejaVu Sans Mono" w:ascii="DejaVu Sans Mono" w:hAnsi="DejaVu Sans Mono"/>
        </w:rPr>
        <w:t>AUR</w:t>
      </w:r>
      <w:r>
        <w:rPr>
          <w:rFonts w:ascii="DejaVu Sans Mono" w:hAnsi="DejaVu Sans Mono" w:eastAsia="DejaVu Sans Mono"/>
        </w:rPr>
        <w:t>助手有很多，这里推荐</w:t>
      </w:r>
      <w:r>
        <w:rPr>
          <w:rFonts w:eastAsia="DejaVu Sans Mono" w:ascii="DejaVu Sans Mono" w:hAnsi="DejaVu Sans Mono"/>
        </w:rPr>
        <w:t>yay</w:t>
      </w:r>
      <w:r>
        <w:rPr>
          <w:rFonts w:ascii="DejaVu Sans Mono" w:hAnsi="DejaVu Sans Mono" w:eastAsia="DejaVu Sans Mono"/>
        </w:rPr>
        <w:t>。</w:t>
      </w:r>
      <w:r>
        <w:rPr>
          <w:rFonts w:eastAsia="DejaVu Sans Mono" w:ascii="DejaVu Sans Mono" w:hAnsi="DejaVu Sans Mono"/>
        </w:rPr>
        <w:t>yay</w:t>
      </w:r>
      <w:r>
        <w:rPr>
          <w:rFonts w:ascii="DejaVu Sans Mono" w:hAnsi="DejaVu Sans Mono" w:eastAsia="DejaVu Sans Mono"/>
        </w:rPr>
        <w:t>是用</w:t>
      </w:r>
      <w:r>
        <w:rPr>
          <w:rFonts w:eastAsia="DejaVu Sans Mono" w:ascii="DejaVu Sans Mono" w:hAnsi="DejaVu Sans Mono"/>
        </w:rPr>
        <w:t>Go</w:t>
      </w:r>
      <w:r>
        <w:rPr>
          <w:rFonts w:ascii="DejaVu Sans Mono" w:hAnsi="DejaVu Sans Mono" w:eastAsia="DejaVu Sans Mono"/>
        </w:rPr>
        <w:t>编写的</w:t>
      </w:r>
      <w:r>
        <w:rPr>
          <w:rFonts w:eastAsia="DejaVu Sans Mono" w:ascii="DejaVu Sans Mono" w:hAnsi="DejaVu Sans Mono"/>
        </w:rPr>
        <w:t>Arch Linux AUR</w:t>
      </w:r>
      <w:r>
        <w:rPr>
          <w:rFonts w:ascii="DejaVu Sans Mono" w:hAnsi="DejaVu Sans Mono" w:eastAsia="DejaVu Sans Mono"/>
        </w:rPr>
        <w:t>帮助工具，可以帮助以自动方式从</w:t>
      </w:r>
      <w:r>
        <w:rPr>
          <w:rFonts w:eastAsia="DejaVu Sans Mono" w:ascii="DejaVu Sans Mono" w:hAnsi="DejaVu Sans Mono"/>
        </w:rPr>
        <w:t>PKGBUILD</w:t>
      </w:r>
      <w:r>
        <w:rPr>
          <w:rFonts w:ascii="DejaVu Sans Mono" w:hAnsi="DejaVu Sans Mono" w:eastAsia="DejaVu Sans Mono"/>
        </w:rPr>
        <w:t>安装软件包。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yay</w:t>
      </w:r>
    </w:p>
    <w:p>
      <w:pPr>
        <w:pStyle w:val="Heading1"/>
        <w:numPr>
          <w:ilvl w:val="0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14" w:name="h4"/>
      <w:bookmarkEnd w:id="14"/>
      <w:r>
        <w:rPr>
          <w:rFonts w:eastAsia="DejaVu Sans Mono" w:ascii="DejaVu Sans Mono" w:hAnsi="DejaVu Sans Mono"/>
        </w:rPr>
        <w:t xml:space="preserve">4 </w:t>
      </w:r>
      <w:r>
        <w:rPr>
          <w:rFonts w:ascii="DejaVu Sans Mono" w:hAnsi="DejaVu Sans Mono" w:eastAsia="DejaVu Sans Mono"/>
        </w:rPr>
        <w:t>常用软件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15" w:name="h5"/>
      <w:bookmarkEnd w:id="15"/>
      <w:r>
        <w:rPr>
          <w:rFonts w:eastAsia="DejaVu Sans Mono" w:ascii="DejaVu Sans Mono" w:hAnsi="DejaVu Sans Mono"/>
        </w:rPr>
        <w:t>4.1 chrome/chromium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google-chrome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chromium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16" w:name="h6"/>
      <w:bookmarkEnd w:id="16"/>
      <w:r>
        <w:rPr>
          <w:rFonts w:eastAsia="DejaVu Sans Mono" w:ascii="DejaVu Sans Mono" w:hAnsi="DejaVu Sans Mono"/>
        </w:rPr>
        <w:t xml:space="preserve">4.2 </w:t>
      </w:r>
      <w:r>
        <w:rPr>
          <w:rFonts w:ascii="DejaVu Sans Mono" w:hAnsi="DejaVu Sans Mono" w:eastAsia="DejaVu Sans Mono"/>
        </w:rPr>
        <w:t>网易云音乐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netease-cloud-music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17" w:name="h7"/>
      <w:bookmarkEnd w:id="17"/>
      <w:r>
        <w:rPr>
          <w:rFonts w:eastAsia="DejaVu Sans Mono" w:ascii="DejaVu Sans Mono" w:hAnsi="DejaVu Sans Mono"/>
        </w:rPr>
        <w:t>4.3 git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git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18" w:name="h8"/>
      <w:bookmarkEnd w:id="18"/>
      <w:r>
        <w:rPr>
          <w:rFonts w:eastAsia="DejaVu Sans Mono" w:ascii="DejaVu Sans Mono" w:hAnsi="DejaVu Sans Mono"/>
        </w:rPr>
        <w:t>4.4 vim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默认只有</w:t>
      </w:r>
      <w:r>
        <w:rPr>
          <w:rFonts w:eastAsia="DejaVu Sans Mono" w:ascii="DejaVu Sans Mono" w:hAnsi="DejaVu Sans Mono"/>
        </w:rPr>
        <w:t>vi</w:t>
      </w:r>
      <w:r>
        <w:rPr>
          <w:rFonts w:ascii="DejaVu Sans Mono" w:hAnsi="DejaVu Sans Mono" w:eastAsia="DejaVu Sans Mono"/>
        </w:rPr>
        <w:t>，没带</w:t>
      </w:r>
      <w:r>
        <w:rPr>
          <w:rFonts w:eastAsia="DejaVu Sans Mono" w:ascii="DejaVu Sans Mono" w:hAnsi="DejaVu Sans Mono"/>
        </w:rPr>
        <w:t>vim</w:t>
      </w:r>
      <w:r>
        <w:rPr>
          <w:rFonts w:ascii="DejaVu Sans Mono" w:hAnsi="DejaVu Sans Mono" w:eastAsia="DejaVu Sans Mono"/>
        </w:rPr>
        <w:t>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vim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19" w:name="h9"/>
      <w:bookmarkEnd w:id="19"/>
      <w:r>
        <w:rPr>
          <w:rFonts w:eastAsia="DejaVu Sans Mono" w:ascii="DejaVu Sans Mono" w:hAnsi="DejaVu Sans Mono"/>
        </w:rPr>
        <w:t>4.5 wps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wps-office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0" w:name="h10"/>
      <w:bookmarkEnd w:id="20"/>
      <w:r>
        <w:rPr>
          <w:rFonts w:eastAsia="DejaVu Sans Mono" w:ascii="DejaVu Sans Mono" w:hAnsi="DejaVu Sans Mono"/>
        </w:rPr>
        <w:t>4.6 VScode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visual-studio-code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1" w:name="h11"/>
      <w:bookmarkEnd w:id="21"/>
      <w:r>
        <w:rPr>
          <w:rFonts w:eastAsia="DejaVu Sans Mono" w:ascii="DejaVu Sans Mono" w:hAnsi="DejaVu Sans Mono"/>
        </w:rPr>
        <w:t>4.7 qq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qq</w:t>
      </w:r>
      <w:r>
        <w:rPr>
          <w:rFonts w:ascii="DejaVu Sans Mono" w:hAnsi="DejaVu Sans Mono" w:eastAsia="DejaVu Sans Mono"/>
        </w:rPr>
        <w:t>可以选择的版本比较多，可以选择</w:t>
      </w:r>
      <w:r>
        <w:rPr>
          <w:rFonts w:eastAsia="DejaVu Sans Mono" w:ascii="DejaVu Sans Mono" w:hAnsi="DejaVu Sans Mono"/>
        </w:rPr>
        <w:t>wine</w:t>
      </w:r>
      <w:r>
        <w:rPr>
          <w:rFonts w:ascii="DejaVu Sans Mono" w:hAnsi="DejaVu Sans Mono" w:eastAsia="DejaVu Sans Mono"/>
        </w:rPr>
        <w:t>版的</w:t>
      </w:r>
      <w:r>
        <w:rPr>
          <w:rFonts w:eastAsia="DejaVu Sans Mono" w:ascii="DejaVu Sans Mono" w:hAnsi="DejaVu Sans Mono"/>
        </w:rPr>
        <w:t>qq</w:t>
      </w:r>
      <w:r>
        <w:rPr>
          <w:rFonts w:ascii="DejaVu Sans Mono" w:hAnsi="DejaVu Sans Mono" w:eastAsia="DejaVu Sans Mono"/>
        </w:rPr>
        <w:t>，</w:t>
      </w:r>
      <w:r>
        <w:rPr>
          <w:rFonts w:eastAsia="DejaVu Sans Mono" w:ascii="DejaVu Sans Mono" w:hAnsi="DejaVu Sans Mono"/>
        </w:rPr>
        <w:t>deepinwine</w:t>
      </w:r>
      <w:r>
        <w:rPr>
          <w:rFonts w:ascii="DejaVu Sans Mono" w:hAnsi="DejaVu Sans Mono" w:eastAsia="DejaVu Sans Mono"/>
        </w:rPr>
        <w:t>版的</w:t>
      </w:r>
      <w:r>
        <w:rPr>
          <w:rFonts w:eastAsia="DejaVu Sans Mono" w:ascii="DejaVu Sans Mono" w:hAnsi="DejaVu Sans Mono"/>
        </w:rPr>
        <w:t>qq</w:t>
      </w:r>
      <w:r>
        <w:rPr>
          <w:rFonts w:ascii="DejaVu Sans Mono" w:hAnsi="DejaVu Sans Mono" w:eastAsia="DejaVu Sans Mono"/>
        </w:rPr>
        <w:t>，</w:t>
      </w:r>
      <w:r>
        <w:rPr>
          <w:rFonts w:eastAsia="DejaVu Sans Mono" w:ascii="DejaVu Sans Mono" w:hAnsi="DejaVu Sans Mono"/>
        </w:rPr>
        <w:t>deepinwine</w:t>
      </w:r>
      <w:r>
        <w:rPr>
          <w:rFonts w:ascii="DejaVu Sans Mono" w:hAnsi="DejaVu Sans Mono" w:eastAsia="DejaVu Sans Mono"/>
        </w:rPr>
        <w:t>版的</w:t>
      </w:r>
      <w:r>
        <w:rPr>
          <w:rFonts w:eastAsia="DejaVu Sans Mono" w:ascii="DejaVu Sans Mono" w:hAnsi="DejaVu Sans Mono"/>
        </w:rPr>
        <w:t>tim</w:t>
      </w:r>
      <w:r>
        <w:rPr>
          <w:rFonts w:ascii="DejaVu Sans Mono" w:hAnsi="DejaVu Sans Mono" w:eastAsia="DejaVu Sans Mono"/>
        </w:rPr>
        <w:t>。这里推荐使用</w:t>
      </w:r>
      <w:r>
        <w:rPr>
          <w:rFonts w:eastAsia="DejaVu Sans Mono" w:ascii="DejaVu Sans Mono" w:hAnsi="DejaVu Sans Mono"/>
        </w:rPr>
        <w:t>deepinwine</w:t>
      </w:r>
      <w:r>
        <w:rPr>
          <w:rFonts w:ascii="DejaVu Sans Mono" w:hAnsi="DejaVu Sans Mono" w:eastAsia="DejaVu Sans Mono"/>
        </w:rPr>
        <w:t>的</w:t>
      </w:r>
      <w:r>
        <w:rPr>
          <w:rFonts w:eastAsia="DejaVu Sans Mono" w:ascii="DejaVu Sans Mono" w:hAnsi="DejaVu Sans Mono"/>
        </w:rPr>
        <w:t>qq</w:t>
      </w:r>
      <w:r>
        <w:rPr>
          <w:rFonts w:ascii="DejaVu Sans Mono" w:hAnsi="DejaVu Sans Mono" w:eastAsia="DejaVu Sans Mono"/>
        </w:rPr>
        <w:t>或者</w:t>
      </w:r>
      <w:r>
        <w:rPr>
          <w:rFonts w:eastAsia="DejaVu Sans Mono" w:ascii="DejaVu Sans Mono" w:hAnsi="DejaVu Sans Mono"/>
        </w:rPr>
        <w:t>tim</w:t>
      </w:r>
      <w:r>
        <w:rPr>
          <w:rFonts w:ascii="DejaVu Sans Mono" w:hAnsi="DejaVu Sans Mono" w:eastAsia="DejaVu Sans Mono"/>
        </w:rPr>
        <w:t>。</w:t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直接使用</w:t>
      </w:r>
      <w:r>
        <w:rPr>
          <w:rFonts w:eastAsia="DejaVu Sans Mono" w:ascii="DejaVu Sans Mono" w:hAnsi="DejaVu Sans Mono"/>
        </w:rPr>
        <w:t>yay</w:t>
      </w:r>
      <w:r>
        <w:rPr>
          <w:rFonts w:ascii="DejaVu Sans Mono" w:hAnsi="DejaVu Sans Mono" w:eastAsia="DejaVu Sans Mono"/>
        </w:rPr>
        <w:t>安装即可：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yay -S deepin-wine-qq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yay -S deepin-wine-tim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若直接安装失败可以使用本地打包安装：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git clone https://github.com/countstarlight/deepin-wine-tim-arch.git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cd deepin-wine-tim-arch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makepkg -si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git clone https://github.com/countstarlight/deepin-wine-qq-arch.git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 xml:space="preserve">cd deepin-wine-qq-arch 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makepkg -si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2" w:name="h12"/>
      <w:bookmarkEnd w:id="22"/>
      <w:r>
        <w:rPr>
          <w:rFonts w:eastAsia="DejaVu Sans Mono" w:ascii="DejaVu Sans Mono" w:hAnsi="DejaVu Sans Mono"/>
        </w:rPr>
        <w:t xml:space="preserve">4.8 </w:t>
      </w:r>
      <w:r>
        <w:rPr>
          <w:rFonts w:ascii="DejaVu Sans Mono" w:hAnsi="DejaVu Sans Mono" w:eastAsia="DejaVu Sans Mono"/>
        </w:rPr>
        <w:t>微信</w:t>
      </w:r>
    </w:p>
    <w:p>
      <w:pPr>
        <w:pStyle w:val="TextBody"/>
        <w:bidi w:val="0"/>
        <w:jc w:val="left"/>
        <w:rPr/>
      </w:pPr>
      <w:r>
        <w:rPr>
          <w:rFonts w:ascii="DejaVu Sans Mono" w:hAnsi="DejaVu Sans Mono" w:eastAsia="DejaVu Sans Mono"/>
        </w:rPr>
        <w:t>微信可以使用</w:t>
      </w:r>
      <w:r>
        <w:rPr>
          <w:rFonts w:eastAsia="DejaVu Sans Mono" w:ascii="DejaVu Sans Mono" w:hAnsi="DejaVu Sans Mono"/>
        </w:rPr>
        <w:t>electronic-wechat</w:t>
      </w:r>
      <w:r>
        <w:rPr>
          <w:rFonts w:ascii="DejaVu Sans Mono" w:hAnsi="DejaVu Sans Mono" w:eastAsia="DejaVu Sans Mono"/>
        </w:rPr>
        <w:t>或者</w:t>
      </w:r>
      <w:r>
        <w:rPr>
          <w:rFonts w:eastAsia="DejaVu Sans Mono" w:ascii="DejaVu Sans Mono" w:hAnsi="DejaVu Sans Mono"/>
        </w:rPr>
        <w:t>deepinwine-wechat</w:t>
      </w:r>
      <w:r>
        <w:rPr>
          <w:rFonts w:ascii="DejaVu Sans Mono" w:hAnsi="DejaVu Sans Mono" w:eastAsia="DejaVu Sans Mono"/>
        </w:rPr>
        <w:t>，推荐后者。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yay -S deepin-wine-wechat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若签名出现问题可以加上：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yay -S deepin-wine-wechat --mflags --skipinteg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若</w:t>
      </w:r>
      <w:r>
        <w:rPr>
          <w:rFonts w:eastAsia="DejaVu Sans Mono" w:ascii="DejaVu Sans Mono" w:hAnsi="DejaVu Sans Mono"/>
        </w:rPr>
        <w:t>deepin-wine-wechat</w:t>
      </w:r>
      <w:r>
        <w:rPr>
          <w:rFonts w:ascii="DejaVu Sans Mono" w:hAnsi="DejaVu Sans Mono" w:eastAsia="DejaVu Sans Mono"/>
        </w:rPr>
        <w:t>安装失败可以从本地打包安装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git clone https://github.com/countstarlight/deepin-wine-wechat-arch.git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 xml:space="preserve">cd deepin-wine-wechat-arch 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makepkg -si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>但目前从</w:t>
      </w:r>
      <w:r>
        <w:rPr>
          <w:rFonts w:eastAsia="DejaVu Sans Mono" w:ascii="DejaVu Sans Mono" w:hAnsi="DejaVu Sans Mono"/>
        </w:rPr>
        <w:t>2.8.0.106-1</w:t>
      </w:r>
      <w:r>
        <w:rPr>
          <w:rFonts w:ascii="DejaVu Sans Mono" w:hAnsi="DejaVu Sans Mono" w:eastAsia="DejaVu Sans Mono"/>
        </w:rPr>
        <w:t>以上的版本开始大图片发送失败，没办法发送压缩包，推荐使用</w:t>
      </w:r>
      <w:r>
        <w:rPr>
          <w:rFonts w:eastAsia="DejaVu Sans Mono" w:ascii="DejaVu Sans Mono" w:hAnsi="DejaVu Sans Mono"/>
        </w:rPr>
        <w:t>2.7.1.88-1</w:t>
      </w:r>
      <w:r>
        <w:rPr>
          <w:rFonts w:ascii="DejaVu Sans Mono" w:hAnsi="DejaVu Sans Mono" w:eastAsia="DejaVu Sans Mono"/>
        </w:rPr>
        <w:t>版本，并且关闭自动更新，戳</w:t>
      </w:r>
      <w:hyperlink r:id="rId7">
        <w:r>
          <w:rPr>
            <w:rStyle w:val="InternetLink"/>
            <w:rFonts w:ascii="DejaVu Sans Mono" w:hAnsi="DejaVu Sans Mono" w:eastAsia="DejaVu Sans Mono"/>
            <w:color w:val="4285F4"/>
          </w:rPr>
          <w:t>这里</w:t>
        </w:r>
      </w:hyperlink>
      <w:r>
        <w:rPr>
          <w:rFonts w:ascii="DejaVu Sans Mono" w:hAnsi="DejaVu Sans Mono" w:eastAsia="DejaVu Sans Mono"/>
        </w:rPr>
        <w:t>下载，然后安装：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-U deepin-wine-wechat-2.7.1.88-1-x86_64.pkg.tar.xz</w:t>
      </w:r>
    </w:p>
    <w:p>
      <w:pPr>
        <w:pStyle w:val="Heading2"/>
        <w:numPr>
          <w:ilvl w:val="1"/>
          <w:numId w:val="3"/>
        </w:numPr>
        <w:bidi w:val="0"/>
        <w:jc w:val="left"/>
        <w:rPr/>
      </w:pPr>
      <w:bookmarkStart w:id="23" w:name="h14"/>
      <w:bookmarkEnd w:id="23"/>
      <w:r>
        <w:rPr>
          <w:rFonts w:eastAsia="DejaVu Sans Mono" w:ascii="DejaVu Sans Mono" w:hAnsi="DejaVu Sans Mono"/>
        </w:rPr>
        <w:t xml:space="preserve">4.10 </w:t>
      </w:r>
      <w:r>
        <w:rPr>
          <w:rFonts w:ascii="DejaVu Sans Mono" w:hAnsi="DejaVu Sans Mono" w:eastAsia="DejaVu Sans Mono"/>
        </w:rPr>
        <w:t>深度截图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deepin-screenshot</w:t>
      </w:r>
    </w:p>
    <w:p>
      <w:pPr>
        <w:pStyle w:val="Heading3"/>
        <w:numPr>
          <w:ilvl w:val="2"/>
          <w:numId w:val="3"/>
        </w:numPr>
        <w:bidi w:val="0"/>
        <w:spacing w:before="0" w:after="283"/>
        <w:jc w:val="left"/>
        <w:rPr/>
      </w:pPr>
      <w:ins w:id="326" w:author="Unknown Author" w:date="2021-02-05T23:09:57Z">
        <w:r>
          <w:rPr>
            <w:rStyle w:val="SourceText"/>
            <w:rFonts w:ascii="DejaVu Sans Mono" w:hAnsi="DejaVu Sans Mono" w:eastAsia="DejaVu Sans Mono"/>
          </w:rPr>
          <w:t>添加快捷键：</w:t>
        </w:r>
      </w:ins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28" w:author="Unknown Author" w:date="2021-02-05T23:09:57Z">
        <w:r>
          <w:rPr/>
          <w:t>打开</w:t>
        </w:r>
      </w:ins>
      <w:ins w:id="329" w:author="Unknown Author" w:date="2021-02-05T23:09:57Z">
        <w:r>
          <w:rPr/>
          <w:t>Settings</w:t>
        </w:r>
      </w:ins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31" w:author="Unknown Author" w:date="2021-02-05T23:09:57Z">
        <w:r>
          <w:rPr/>
          <w:t>选择</w:t>
        </w:r>
      </w:ins>
      <w:ins w:id="332" w:author="Unknown Author" w:date="2021-02-05T23:09:57Z">
        <w:r>
          <w:rPr/>
          <w:t>Devices</w:t>
        </w:r>
      </w:ins>
      <w:ins w:id="333" w:author="Unknown Author" w:date="2021-02-05T23:09:57Z">
        <w:r>
          <w:rPr/>
          <w:t>，选择</w:t>
        </w:r>
      </w:ins>
      <w:ins w:id="334" w:author="Unknown Author" w:date="2021-02-05T23:09:57Z">
        <w:r>
          <w:rPr/>
          <w:t>Keyboard</w:t>
        </w:r>
      </w:ins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ins w:id="336" w:author="Unknown Author" w:date="2021-02-05T23:09:57Z">
        <w:r>
          <w:rPr/>
          <w:t>滑到底部选择添加</w:t>
        </w:r>
      </w:ins>
    </w:p>
    <w:p>
      <w:pPr>
        <w:pStyle w:val="TextBody"/>
        <w:bidi w:val="0"/>
        <w:jc w:val="left"/>
        <w:rPr/>
      </w:pPr>
      <w:r>
        <w:rPr/>
        <w:drawing>
          <wp:inline distT="0" distB="0" distL="0" distR="0">
            <wp:extent cx="8314055" cy="3961765"/>
            <wp:effectExtent l="0" t="0" r="0" b="0"/>
            <wp:docPr id="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405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bidi w:val="0"/>
        <w:spacing w:before="0" w:after="283"/>
        <w:jc w:val="left"/>
        <w:rPr>
          <w:rStyle w:val="SourceText"/>
          <w:rFonts w:ascii="DejaVu Sans Mono" w:hAnsi="DejaVu Sans Mono" w:eastAsia="DejaVu Sans Mono"/>
          <w:ins w:id="338" w:author="Unknown Author" w:date="2021-02-05T23:08:30Z"/>
        </w:rPr>
      </w:pPr>
      <w:ins w:id="337" w:author="Unknown Author" w:date="2021-02-05T23:08:30Z">
        <w:r>
          <w:rPr>
            <w:rFonts w:eastAsia="DejaVu Sans Mono" w:ascii="DejaVu Sans Mono" w:hAnsi="DejaVu Sans Mono"/>
          </w:rPr>
        </w:r>
      </w:ins>
    </w:p>
    <w:p>
      <w:pPr>
        <w:pStyle w:val="Heading2"/>
        <w:numPr>
          <w:ilvl w:val="1"/>
          <w:numId w:val="3"/>
        </w:numPr>
        <w:bidi w:val="0"/>
        <w:spacing w:before="0" w:after="283"/>
        <w:jc w:val="left"/>
        <w:rPr/>
      </w:pPr>
      <w:ins w:id="339" w:author="Unknown Author" w:date="2021-02-05T23:08:30Z">
        <w:r>
          <w:rPr>
            <w:rStyle w:val="SourceText"/>
            <w:rFonts w:ascii="DejaVu Sans Mono" w:hAnsi="DejaVu Sans Mono" w:eastAsia="DejaVu Sans Mono"/>
          </w:rPr>
          <w:t>火焰截图</w:t>
        </w:r>
      </w:ins>
    </w:p>
    <w:p>
      <w:pPr>
        <w:pStyle w:val="PreformattedText"/>
        <w:bidi w:val="0"/>
        <w:spacing w:before="0" w:after="283"/>
        <w:jc w:val="left"/>
        <w:rPr>
          <w:rStyle w:val="SourceText"/>
          <w:rFonts w:ascii="DejaVu Sans Mono" w:hAnsi="DejaVu Sans Mono" w:eastAsia="DejaVu Sans Mono"/>
          <w:ins w:id="341" w:author="Unknown Author" w:date="2021-02-05T23:07:40Z"/>
        </w:rPr>
      </w:pPr>
      <w:ins w:id="340" w:author="Unknown Author" w:date="2021-02-05T23:07:4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bidi w:val="0"/>
        <w:spacing w:before="0" w:after="283"/>
        <w:jc w:val="left"/>
        <w:rPr/>
      </w:pPr>
      <w:ins w:id="342" w:author="Unknown Author" w:date="2021-02-05T23:07:40Z">
        <w:r>
          <w:rPr>
            <w:rStyle w:val="SourceText"/>
          </w:rPr>
          <w:t>sudo pacman -S flameshot</w:t>
        </w:r>
      </w:ins>
    </w:p>
    <w:p>
      <w:pPr>
        <w:pStyle w:val="TextBody"/>
        <w:bidi w:val="0"/>
        <w:spacing w:before="0" w:after="283"/>
        <w:jc w:val="left"/>
        <w:rPr/>
      </w:pPr>
      <w:ins w:id="343" w:author="Unknown Author" w:date="2021-02-05T23:08:16Z">
        <w:r>
          <w:rPr>
            <w:rStyle w:val="StrongEmphasis"/>
            <w:rFonts w:eastAsia="DejaVu Sans Mono" w:ascii="DejaVu Sans Mono" w:hAnsi="DejaVu Sans Mono"/>
          </w:rPr>
          <w:t xml:space="preserve">Flameshot </w:t>
        </w:r>
      </w:ins>
      <w:ins w:id="344" w:author="Unknown Author" w:date="2021-02-05T23:08:16Z">
        <w:r>
          <w:rPr>
            <w:rStyle w:val="StrongEmphasis"/>
            <w:rFonts w:ascii="DejaVu Sans Mono" w:hAnsi="DejaVu Sans Mono" w:eastAsia="DejaVu Sans Mono"/>
          </w:rPr>
          <w:t>自带一系列非常好的功能，例如：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46" w:author="Unknown Author" w:date="2021-02-05T23:08:16Z">
        <w:r>
          <w:rPr/>
          <w:t xml:space="preserve">可以进行手写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48" w:author="Unknown Author" w:date="2021-02-05T23:08:16Z">
        <w:r>
          <w:rPr/>
          <w:t xml:space="preserve">可以划直线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50" w:author="Unknown Author" w:date="2021-02-05T23:08:16Z">
        <w:r>
          <w:rPr/>
          <w:t xml:space="preserve">可以画长方形或者圆形框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52" w:author="Unknown Author" w:date="2021-02-05T23:08:16Z">
        <w:r>
          <w:rPr/>
          <w:t xml:space="preserve">可以进行长方形区域选择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54" w:author="Unknown Author" w:date="2021-02-05T23:08:16Z">
        <w:r>
          <w:rPr/>
          <w:t xml:space="preserve">可以画箭头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56" w:author="Unknown Author" w:date="2021-02-05T23:08:16Z">
        <w:r>
          <w:rPr/>
          <w:t xml:space="preserve">可以对要点进行标注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58" w:author="Unknown Author" w:date="2021-02-05T23:08:16Z">
        <w:r>
          <w:rPr/>
          <w:t xml:space="preserve">可以添加文本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60" w:author="Unknown Author" w:date="2021-02-05T23:08:16Z">
        <w:r>
          <w:rPr/>
          <w:t xml:space="preserve">可以对图片或者文字进行模糊处理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62" w:author="Unknown Author" w:date="2021-02-05T23:08:16Z">
        <w:r>
          <w:rPr/>
          <w:t xml:space="preserve">可以展示图片的尺寸大小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64" w:author="Unknown Author" w:date="2021-02-05T23:08:16Z">
        <w:r>
          <w:rPr/>
          <w:t xml:space="preserve">在编辑图片是可以进行撤销和重做操作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66" w:author="Unknown Author" w:date="2021-02-05T23:08:16Z">
        <w:r>
          <w:rPr/>
          <w:t xml:space="preserve">可以将选择的东西复制到剪贴板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68" w:author="Unknown Author" w:date="2021-02-05T23:08:16Z">
        <w:r>
          <w:rPr/>
          <w:t xml:space="preserve">可以保存选区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70" w:author="Unknown Author" w:date="2021-02-05T23:08:16Z">
        <w:r>
          <w:rPr/>
          <w:t xml:space="preserve">可以离开截屏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72" w:author="Unknown Author" w:date="2021-02-05T23:08:16Z">
        <w:r>
          <w:rPr/>
          <w:t xml:space="preserve">可以选择另一个 </w:t>
        </w:r>
      </w:ins>
      <w:ins w:id="373" w:author="Unknown Author" w:date="2021-02-05T23:08:16Z">
        <w:r>
          <w:rPr/>
          <w:t xml:space="preserve">app </w:t>
        </w:r>
      </w:ins>
      <w:ins w:id="374" w:author="Unknown Author" w:date="2021-02-05T23:08:16Z">
        <w:r>
          <w:rPr/>
          <w:t xml:space="preserve">来打开图片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ins w:id="376" w:author="Unknown Author" w:date="2021-02-05T23:08:16Z">
        <w:r>
          <w:rPr/>
          <w:t xml:space="preserve">可以上传图片到 </w:t>
        </w:r>
      </w:ins>
      <w:ins w:id="377" w:author="Unknown Author" w:date="2021-02-05T23:08:16Z">
        <w:r>
          <w:rPr/>
          <w:t xml:space="preserve">imgur </w:t>
        </w:r>
      </w:ins>
      <w:ins w:id="378" w:author="Unknown Author" w:date="2021-02-05T23:08:16Z">
        <w:r>
          <w:rPr/>
          <w:t xml:space="preserve">网站 </w:t>
        </w:r>
      </w:ins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ins w:id="380" w:author="Unknown Author" w:date="2021-02-05T23:08:16Z">
        <w:r>
          <w:rPr/>
          <w:t xml:space="preserve">可以将图片固定到桌面上 </w:t>
        </w:r>
      </w:ins>
    </w:p>
    <w:p>
      <w:pPr>
        <w:pStyle w:val="TextBody"/>
        <w:bidi w:val="0"/>
        <w:jc w:val="left"/>
        <w:rPr/>
      </w:pPr>
      <w:ins w:id="382" w:author="Unknown Author" w:date="2021-02-05T23:08:16Z">
        <w:r>
          <w:rPr/>
          <w:t>看一下操作的的</w:t>
        </w:r>
      </w:ins>
      <w:ins w:id="383" w:author="Unknown Author" w:date="2021-02-05T23:08:16Z">
        <w:r>
          <w:rPr/>
          <w:t>GIF</w:t>
        </w:r>
      </w:ins>
      <w:ins w:id="384" w:author="Unknown Author" w:date="2021-02-05T23:08:16Z">
        <w:r>
          <w:rPr/>
          <w:t>动画效果：</w:t>
        </w:r>
      </w:ins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8305800" cy="4057650"/>
            <wp:effectExtent l="0" t="0" r="0" b="0"/>
            <wp:docPr id="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 descr="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bidi w:val="0"/>
        <w:spacing w:before="0" w:after="283"/>
        <w:jc w:val="left"/>
        <w:rPr>
          <w:rStyle w:val="SourceText"/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4" w:name="h15"/>
      <w:bookmarkEnd w:id="24"/>
      <w:r>
        <w:rPr>
          <w:rFonts w:eastAsia="DejaVu Sans Mono" w:ascii="DejaVu Sans Mono" w:hAnsi="DejaVu Sans Mono"/>
        </w:rPr>
        <w:t>4.11 JetBrains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对于这种大型的</w:t>
      </w:r>
      <w:r>
        <w:rPr>
          <w:rFonts w:eastAsia="DejaVu Sans Mono" w:ascii="DejaVu Sans Mono" w:hAnsi="DejaVu Sans Mono"/>
        </w:rPr>
        <w:t>IDE</w:t>
      </w:r>
      <w:r>
        <w:rPr>
          <w:rFonts w:ascii="DejaVu Sans Mono" w:hAnsi="DejaVu Sans Mono" w:eastAsia="DejaVu Sans Mono"/>
        </w:rPr>
        <w:t>笔者喜欢从官网下载，以</w:t>
      </w:r>
      <w:r>
        <w:rPr>
          <w:rFonts w:eastAsia="DejaVu Sans Mono" w:ascii="DejaVu Sans Mono" w:hAnsi="DejaVu Sans Mono"/>
        </w:rPr>
        <w:t>PyCharm</w:t>
      </w:r>
      <w:r>
        <w:rPr>
          <w:rFonts w:ascii="DejaVu Sans Mono" w:hAnsi="DejaVu Sans Mono" w:eastAsia="DejaVu Sans Mono"/>
        </w:rPr>
        <w:t>为例，下载解压移动：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tar -zxvf pycharm-professional-2020.1.1.tar.gz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mv pycharm-2020.1.1/* /usr/local/pycharm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然后添加</w:t>
      </w:r>
      <w:r>
        <w:rPr>
          <w:rFonts w:eastAsia="DejaVu Sans Mono" w:ascii="DejaVu Sans Mono" w:hAnsi="DejaVu Sans Mono"/>
        </w:rPr>
        <w:t>.desktop</w:t>
      </w:r>
      <w:r>
        <w:rPr>
          <w:rFonts w:ascii="DejaVu Sans Mono" w:hAnsi="DejaVu Sans Mono" w:eastAsia="DejaVu Sans Mono"/>
        </w:rPr>
        <w:t>文件：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vim /usr/share/applications/pycharm.desktop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加上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[Desktop Entry]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Name=PyCharm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Type=Application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Exec=/usr/local/pycharm/bin/pycharm.sh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Icon=/usr/local/pycharm/bin/pycharm.svg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5" w:name="h16"/>
      <w:bookmarkEnd w:id="25"/>
      <w:r>
        <w:rPr>
          <w:rFonts w:eastAsia="DejaVu Sans Mono" w:ascii="DejaVu Sans Mono" w:hAnsi="DejaVu Sans Mono"/>
        </w:rPr>
        <w:t>4.12 web</w:t>
      </w:r>
      <w:r>
        <w:rPr>
          <w:rFonts w:ascii="DejaVu Sans Mono" w:hAnsi="DejaVu Sans Mono" w:eastAsia="DejaVu Sans Mono"/>
        </w:rPr>
        <w:t>服务器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tomcat9 apache nginx</w:t>
      </w:r>
    </w:p>
    <w:p>
      <w:pPr>
        <w:pStyle w:val="Heading1"/>
        <w:numPr>
          <w:ilvl w:val="0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6" w:name="h17"/>
      <w:bookmarkEnd w:id="26"/>
      <w:r>
        <w:rPr>
          <w:rFonts w:eastAsia="DejaVu Sans Mono" w:ascii="DejaVu Sans Mono" w:hAnsi="DejaVu Sans Mono"/>
        </w:rPr>
        <w:t>5 deepin-wine</w:t>
      </w:r>
      <w:r>
        <w:rPr>
          <w:rFonts w:ascii="DejaVu Sans Mono" w:hAnsi="DejaVu Sans Mono" w:eastAsia="DejaVu Sans Mono"/>
        </w:rPr>
        <w:t>常见问题处理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7" w:name="h18"/>
      <w:bookmarkEnd w:id="27"/>
      <w:r>
        <w:rPr>
          <w:rFonts w:eastAsia="DejaVu Sans Mono" w:ascii="DejaVu Sans Mono" w:hAnsi="DejaVu Sans Mono"/>
        </w:rPr>
        <w:t xml:space="preserve">5.1 </w:t>
      </w:r>
      <w:r>
        <w:rPr>
          <w:rFonts w:ascii="DejaVu Sans Mono" w:hAnsi="DejaVu Sans Mono" w:eastAsia="DejaVu Sans Mono"/>
        </w:rPr>
        <w:t>无法切换中文输入法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在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~/.xinitrc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加上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export XMODIFIERS=@im=fcitx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export QT_IM_MODULE=fcitx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export GTK_IM_MODULE=fcitx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然后在对应的</w:t>
      </w:r>
      <w:r>
        <w:rPr>
          <w:rFonts w:eastAsia="DejaVu Sans Mono" w:ascii="DejaVu Sans Mono" w:hAnsi="DejaVu Sans Mono"/>
        </w:rPr>
        <w:t>run.sh</w:t>
      </w:r>
      <w:r>
        <w:rPr>
          <w:rFonts w:ascii="DejaVu Sans Mono" w:hAnsi="DejaVu Sans Mono" w:eastAsia="DejaVu Sans Mono"/>
        </w:rPr>
        <w:t>加上：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env locale=zh_CN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export XIM=fcitx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export XMODIFIERS="@im=fcitx"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export GTK_IM_MODULE=fcitx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export QT_IM_MODULE=fcitx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这里的</w:t>
      </w:r>
      <w:r>
        <w:rPr>
          <w:rFonts w:eastAsia="DejaVu Sans Mono" w:ascii="DejaVu Sans Mono" w:hAnsi="DejaVu Sans Mono"/>
        </w:rPr>
        <w:t>run.sh</w:t>
      </w:r>
      <w:r>
        <w:rPr>
          <w:rFonts w:ascii="DejaVu Sans Mono" w:hAnsi="DejaVu Sans Mono" w:eastAsia="DejaVu Sans Mono"/>
        </w:rPr>
        <w:t>位于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/opt/deepinwine/apps/Deepin-xxx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下。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 QQ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/opt/deepinwine/apps/Deepin-QQ/run.sh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 WeChat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/opt/deepinwine/apps/Deepin-WeChat/run.sh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 Tim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/opt/deepinwine/apps/Deepin-Tim/run.sh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8" w:name="h19"/>
      <w:bookmarkEnd w:id="28"/>
      <w:r>
        <w:rPr>
          <w:rFonts w:eastAsia="DejaVu Sans Mono" w:ascii="DejaVu Sans Mono" w:hAnsi="DejaVu Sans Mono"/>
        </w:rPr>
        <w:t xml:space="preserve">5.2 </w:t>
      </w:r>
      <w:r>
        <w:rPr>
          <w:rFonts w:ascii="DejaVu Sans Mono" w:hAnsi="DejaVu Sans Mono" w:eastAsia="DejaVu Sans Mono"/>
        </w:rPr>
        <w:t>字体发虚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env WINEPREFIX="$HOME/.deepinwine/Deepin-QQ" winecfg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env WINEPREFIX="$HOME/.deepinwine/Deepin-WeChat" winecfg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env WINEPREFIX="$HOME/.deepinwine/Deepin-Tim" winecfg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执行其中一个命令，然后修改</w:t>
      </w:r>
      <w:r>
        <w:rPr>
          <w:rFonts w:eastAsia="DejaVu Sans Mono" w:ascii="DejaVu Sans Mono" w:hAnsi="DejaVu Sans Mono"/>
        </w:rPr>
        <w:t>dpi</w:t>
      </w:r>
      <w:r>
        <w:rPr>
          <w:rFonts w:ascii="DejaVu Sans Mono" w:hAnsi="DejaVu Sans Mono" w:eastAsia="DejaVu Sans Mono"/>
        </w:rPr>
        <w:t>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4495800" cy="5400675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29" w:name="h20"/>
      <w:bookmarkEnd w:id="29"/>
      <w:r>
        <w:rPr>
          <w:rFonts w:eastAsia="DejaVu Sans Mono" w:ascii="DejaVu Sans Mono" w:hAnsi="DejaVu Sans Mono"/>
        </w:rPr>
        <w:t xml:space="preserve">5.3 </w:t>
      </w:r>
      <w:r>
        <w:rPr>
          <w:rFonts w:ascii="DejaVu Sans Mono" w:hAnsi="DejaVu Sans Mono" w:eastAsia="DejaVu Sans Mono"/>
        </w:rPr>
        <w:t>阴影边框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>微信运行后，切换到其他窗口会有一个阴影边框。</w:t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对于</w:t>
      </w:r>
      <w:r>
        <w:rPr>
          <w:rFonts w:eastAsia="DejaVu Sans Mono" w:ascii="DejaVu Sans Mono" w:hAnsi="DejaVu Sans Mono"/>
        </w:rPr>
        <w:t>v2.8.0.133-2</w:t>
      </w:r>
      <w:r>
        <w:rPr>
          <w:rFonts w:ascii="DejaVu Sans Mono" w:hAnsi="DejaVu Sans Mono" w:eastAsia="DejaVu Sans Mono"/>
        </w:rPr>
        <w:t>之后的版本应该不会出现这个问题，因为自带了</w:t>
      </w:r>
      <w:r>
        <w:rPr>
          <w:rFonts w:eastAsia="DejaVu Sans Mono" w:ascii="DejaVu Sans Mono" w:hAnsi="DejaVu Sans Mono"/>
        </w:rPr>
        <w:t>shadow.exe</w:t>
      </w:r>
      <w:r>
        <w:rPr>
          <w:rFonts w:ascii="DejaVu Sans Mono" w:hAnsi="DejaVu Sans Mono" w:eastAsia="DejaVu Sans Mono"/>
        </w:rPr>
        <w:t>，但是不能传输文件与大图片（</w:t>
      </w:r>
      <w:r>
        <w:rPr>
          <w:rFonts w:eastAsia="DejaVu Sans Mono" w:ascii="DejaVu Sans Mono" w:hAnsi="DejaVu Sans Mono"/>
        </w:rPr>
        <w:t>issue</w:t>
      </w:r>
      <w:r>
        <w:rPr>
          <w:rFonts w:ascii="DejaVu Sans Mono" w:hAnsi="DejaVu Sans Mono" w:eastAsia="DejaVu Sans Mono"/>
        </w:rPr>
        <w:t>中已有反映，这是一个</w:t>
      </w:r>
      <w:r>
        <w:rPr>
          <w:rFonts w:eastAsia="DejaVu Sans Mono" w:ascii="DejaVu Sans Mono" w:hAnsi="DejaVu Sans Mono"/>
        </w:rPr>
        <w:t>bug</w:t>
      </w:r>
      <w:r>
        <w:rPr>
          <w:rFonts w:ascii="DejaVu Sans Mono" w:hAnsi="DejaVu Sans Mono" w:eastAsia="DejaVu Sans Mono"/>
        </w:rPr>
        <w:t>，建议使用</w:t>
      </w:r>
      <w:r>
        <w:rPr>
          <w:rFonts w:eastAsia="DejaVu Sans Mono" w:ascii="DejaVu Sans Mono" w:hAnsi="DejaVu Sans Mono"/>
        </w:rPr>
        <w:t>2.7</w:t>
      </w:r>
      <w:r>
        <w:rPr>
          <w:rFonts w:ascii="DejaVu Sans Mono" w:hAnsi="DejaVu Sans Mono" w:eastAsia="DejaVu Sans Mono"/>
        </w:rPr>
        <w:t>版本），对于之前的版本，参照</w:t>
      </w:r>
      <w:hyperlink r:id="rId11">
        <w:r>
          <w:rPr>
            <w:rStyle w:val="InternetLink"/>
            <w:rFonts w:ascii="DejaVu Sans Mono" w:hAnsi="DejaVu Sans Mono" w:eastAsia="DejaVu Sans Mono"/>
            <w:color w:val="4285F4"/>
          </w:rPr>
          <w:t>这里</w:t>
        </w:r>
      </w:hyperlink>
      <w:r>
        <w:rPr>
          <w:rFonts w:ascii="DejaVu Sans Mono" w:hAnsi="DejaVu Sans Mono" w:eastAsia="DejaVu Sans Mono"/>
        </w:rPr>
        <w:t>的办法，把</w:t>
      </w:r>
      <w:r>
        <w:rPr>
          <w:rFonts w:eastAsia="DejaVu Sans Mono" w:ascii="DejaVu Sans Mono" w:hAnsi="DejaVu Sans Mono"/>
        </w:rPr>
        <w:t>shadows.exe</w:t>
      </w:r>
      <w:r>
        <w:rPr>
          <w:rFonts w:ascii="DejaVu Sans Mono" w:hAnsi="DejaVu Sans Mono" w:eastAsia="DejaVu Sans Mono"/>
        </w:rPr>
        <w:t>复制到对应目录：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git clone https://github.com/countstarlight/deepin-wine-wechat-arch.git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cp deepin-wine-wechat-arch-master/shadow.exe ~/.deepinwine/Deepin-WeChat/drive_c/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然后修改</w:t>
      </w:r>
      <w:r>
        <w:rPr>
          <w:rFonts w:eastAsia="DejaVu Sans Mono" w:ascii="DejaVu Sans Mono" w:hAnsi="DejaVu Sans Mono"/>
        </w:rPr>
        <w:t>run.sh</w:t>
      </w:r>
      <w:r>
        <w:rPr>
          <w:rFonts w:ascii="DejaVu Sans Mono" w:hAnsi="DejaVu Sans Mono" w:eastAsia="DejaVu Sans Mono"/>
        </w:rPr>
        <w:t>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9010650" cy="3876675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</w:t>
      </w:r>
      <w:r>
        <w:rPr>
          <w:rStyle w:val="SourceText"/>
          <w:rFonts w:ascii="DejaVu Sans Mono" w:hAnsi="DejaVu Sans Mono" w:eastAsia="DejaVu Sans Mono"/>
        </w:rPr>
        <w:t>修改</w:t>
      </w:r>
      <w:r>
        <w:rPr>
          <w:rStyle w:val="SourceText"/>
          <w:rFonts w:eastAsia="DejaVu Sans Mono" w:ascii="DejaVu Sans Mono" w:hAnsi="DejaVu Sans Mono"/>
        </w:rPr>
        <w:t>/opt/deepinwine/apps/Deepin-WeChat/run.sh</w:t>
      </w:r>
      <w:r>
        <w:rPr>
          <w:rStyle w:val="SourceText"/>
          <w:rFonts w:ascii="DejaVu Sans Mono" w:hAnsi="DejaVu Sans Mono" w:eastAsia="DejaVu Sans Mono"/>
        </w:rPr>
        <w:t>，可以先备份一下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</w:t>
      </w:r>
      <w:r>
        <w:rPr>
          <w:rStyle w:val="SourceText"/>
          <w:rFonts w:ascii="DejaVu Sans Mono" w:hAnsi="DejaVu Sans Mono" w:eastAsia="DejaVu Sans Mono"/>
        </w:rPr>
        <w:t>找到</w:t>
      </w:r>
      <w:r>
        <w:rPr>
          <w:rStyle w:val="SourceText"/>
          <w:rFonts w:eastAsia="DejaVu Sans Mono" w:ascii="DejaVu Sans Mono" w:hAnsi="DejaVu Sans Mono"/>
        </w:rPr>
        <w:t>CallApp()</w:t>
      </w:r>
      <w:r>
        <w:rPr>
          <w:rStyle w:val="SourceText"/>
          <w:rFonts w:ascii="DejaVu Sans Mono" w:hAnsi="DejaVu Sans Mono" w:eastAsia="DejaVu Sans Mono"/>
        </w:rPr>
        <w:t>，在</w:t>
      </w:r>
      <w:r>
        <w:rPr>
          <w:rStyle w:val="SourceText"/>
          <w:rFonts w:eastAsia="DejaVu Sans Mono" w:ascii="DejaVu Sans Mono" w:hAnsi="DejaVu Sans Mono"/>
        </w:rPr>
        <w:t>env WINEDLLOVERRIDS</w:t>
      </w:r>
      <w:r>
        <w:rPr>
          <w:rStyle w:val="SourceText"/>
          <w:rFonts w:ascii="DejaVu Sans Mono" w:hAnsi="DejaVu Sans Mono" w:eastAsia="DejaVu Sans Mono"/>
        </w:rPr>
        <w:t>这一行的末尾加上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&amp;</w:t>
      </w:r>
    </w:p>
    <w:p>
      <w:pPr>
        <w:pStyle w:val="PreformattedText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</w:t>
      </w:r>
      <w:r>
        <w:rPr>
          <w:rStyle w:val="SourceText"/>
          <w:rFonts w:ascii="DejaVu Sans Mono" w:hAnsi="DejaVu Sans Mono" w:eastAsia="DejaVu Sans Mono"/>
        </w:rPr>
        <w:t>同时在</w:t>
      </w:r>
      <w:r>
        <w:rPr>
          <w:rStyle w:val="SourceText"/>
          <w:rFonts w:eastAsia="DejaVu Sans Mono" w:ascii="DejaVu Sans Mono" w:hAnsi="DejaVu Sans Mono"/>
        </w:rPr>
        <w:t>fi</w:t>
      </w:r>
      <w:r>
        <w:rPr>
          <w:rStyle w:val="SourceText"/>
          <w:rFonts w:ascii="DejaVu Sans Mono" w:hAnsi="DejaVu Sans Mono" w:eastAsia="DejaVu Sans Mono"/>
        </w:rPr>
        <w:t>后面加上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if [[ -z "$(ps -e | grep -o 'shadow.exe')" ]]; then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DejaVu Sans Mono" w:hAnsi="DejaVu Sans Mono" w:eastAsia="DejaVu Sans Mono"/>
        </w:rPr>
        <w:t xml:space="preserve">    </w:t>
      </w:r>
      <w:r>
        <w:rPr>
          <w:rStyle w:val="SourceText"/>
          <w:rFonts w:eastAsia="DejaVu Sans Mono" w:ascii="DejaVu Sans Mono" w:hAnsi="DejaVu Sans Mono"/>
        </w:rPr>
        <w:t>env WINEPREFIX="$WINEPREFIX" WINEDEBUG=-msvcrt $WINE_CMD "c:\\shadow.exe" &amp;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fi</w:t>
      </w:r>
    </w:p>
    <w:p>
      <w:pPr>
        <w:pStyle w:val="Heading1"/>
        <w:numPr>
          <w:ilvl w:val="0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0" w:name="h21"/>
      <w:bookmarkEnd w:id="30"/>
      <w:r>
        <w:rPr>
          <w:rFonts w:eastAsia="DejaVu Sans Mono" w:ascii="DejaVu Sans Mono" w:hAnsi="DejaVu Sans Mono"/>
        </w:rPr>
        <w:t xml:space="preserve">6 </w:t>
      </w:r>
      <w:r>
        <w:rPr>
          <w:rFonts w:ascii="DejaVu Sans Mono" w:hAnsi="DejaVu Sans Mono" w:eastAsia="DejaVu Sans Mono"/>
        </w:rPr>
        <w:t>终端美化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终端美化当然是用</w:t>
      </w:r>
      <w:r>
        <w:rPr>
          <w:rFonts w:eastAsia="DejaVu Sans Mono" w:ascii="DejaVu Sans Mono" w:hAnsi="DejaVu Sans Mono"/>
        </w:rPr>
        <w:t>zsh+oh-my-zsh</w:t>
      </w:r>
      <w:r>
        <w:rPr>
          <w:rFonts w:ascii="DejaVu Sans Mono" w:hAnsi="DejaVu Sans Mono" w:eastAsia="DejaVu Sans Mono"/>
        </w:rPr>
        <w:t>。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1" w:name="h22"/>
      <w:bookmarkEnd w:id="31"/>
      <w:r>
        <w:rPr>
          <w:rFonts w:eastAsia="DejaVu Sans Mono" w:ascii="DejaVu Sans Mono" w:hAnsi="DejaVu Sans Mono"/>
        </w:rPr>
        <w:t xml:space="preserve">6.1 </w:t>
      </w:r>
      <w:r>
        <w:rPr>
          <w:rFonts w:ascii="DejaVu Sans Mono" w:hAnsi="DejaVu Sans Mono" w:eastAsia="DejaVu Sans Mono"/>
        </w:rPr>
        <w:t>安装</w:t>
      </w:r>
      <w:r>
        <w:rPr>
          <w:rFonts w:eastAsia="DejaVu Sans Mono" w:ascii="DejaVu Sans Mono" w:hAnsi="DejaVu Sans Mono"/>
        </w:rPr>
        <w:t>zsh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默认安装了，没安装的话：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zsh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2" w:name="h23"/>
      <w:bookmarkEnd w:id="32"/>
      <w:r>
        <w:rPr>
          <w:rFonts w:eastAsia="DejaVu Sans Mono" w:ascii="DejaVu Sans Mono" w:hAnsi="DejaVu Sans Mono"/>
        </w:rPr>
        <w:t xml:space="preserve">6.2 </w:t>
      </w:r>
      <w:r>
        <w:rPr>
          <w:rFonts w:ascii="DejaVu Sans Mono" w:hAnsi="DejaVu Sans Mono" w:eastAsia="DejaVu Sans Mono"/>
        </w:rPr>
        <w:t>安装</w:t>
      </w:r>
      <w:r>
        <w:rPr>
          <w:rFonts w:eastAsia="DejaVu Sans Mono" w:ascii="DejaVu Sans Mono" w:hAnsi="DejaVu Sans Mono"/>
        </w:rPr>
        <w:t>oh-my-zsh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sh -c "$(curl -fsSL https://raw.github.com/robbyrussell/oh-my-zsh/master/tools/install.sh)"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3" w:name="h24"/>
      <w:bookmarkEnd w:id="33"/>
      <w:r>
        <w:rPr>
          <w:rFonts w:eastAsia="DejaVu Sans Mono" w:ascii="DejaVu Sans Mono" w:hAnsi="DejaVu Sans Mono"/>
        </w:rPr>
        <w:t xml:space="preserve">6.3 </w:t>
      </w:r>
      <w:r>
        <w:rPr>
          <w:rFonts w:ascii="DejaVu Sans Mono" w:hAnsi="DejaVu Sans Mono" w:eastAsia="DejaVu Sans Mono"/>
        </w:rPr>
        <w:t>字体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需要安装</w:t>
      </w:r>
      <w:r>
        <w:rPr>
          <w:rFonts w:eastAsia="DejaVu Sans Mono" w:ascii="DejaVu Sans Mono" w:hAnsi="DejaVu Sans Mono"/>
        </w:rPr>
        <w:t>Powerline</w:t>
      </w:r>
      <w:r>
        <w:rPr>
          <w:rFonts w:ascii="DejaVu Sans Mono" w:hAnsi="DejaVu Sans Mono" w:eastAsia="DejaVu Sans Mono"/>
        </w:rPr>
        <w:t>字体，不难，</w:t>
      </w:r>
      <w:r>
        <w:rPr>
          <w:rFonts w:eastAsia="DejaVu Sans Mono" w:ascii="DejaVu Sans Mono" w:hAnsi="DejaVu Sans Mono"/>
        </w:rPr>
        <w:t>clone</w:t>
      </w:r>
      <w:r>
        <w:rPr>
          <w:rFonts w:ascii="DejaVu Sans Mono" w:hAnsi="DejaVu Sans Mono" w:eastAsia="DejaVu Sans Mono"/>
        </w:rPr>
        <w:t>一下，直接安装就好了。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git clone https://github.com/powerline/fonts.git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cd fonts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./install.sh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4" w:name="h25"/>
      <w:bookmarkEnd w:id="34"/>
      <w:r>
        <w:rPr>
          <w:rFonts w:eastAsia="DejaVu Sans Mono" w:ascii="DejaVu Sans Mono" w:hAnsi="DejaVu Sans Mono"/>
        </w:rPr>
        <w:t xml:space="preserve">6.4 </w:t>
      </w:r>
      <w:r>
        <w:rPr>
          <w:rFonts w:ascii="DejaVu Sans Mono" w:hAnsi="DejaVu Sans Mono" w:eastAsia="DejaVu Sans Mono"/>
        </w:rPr>
        <w:t>主题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oh-my-zsh</w:t>
      </w:r>
      <w:r>
        <w:rPr>
          <w:rFonts w:ascii="DejaVu Sans Mono" w:hAnsi="DejaVu Sans Mono" w:eastAsia="DejaVu Sans Mono"/>
        </w:rPr>
        <w:t>的配置文件如下：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~/.oh-my-zsh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>其中的</w:t>
      </w:r>
      <w:r>
        <w:rPr>
          <w:rFonts w:eastAsia="DejaVu Sans Mono" w:ascii="DejaVu Sans Mono" w:hAnsi="DejaVu Sans Mono"/>
        </w:rPr>
        <w:t>themes</w:t>
      </w:r>
      <w:r>
        <w:rPr>
          <w:rFonts w:ascii="DejaVu Sans Mono" w:hAnsi="DejaVu Sans Mono" w:eastAsia="DejaVu Sans Mono"/>
        </w:rPr>
        <w:t>下有不少主题，具体效果可以来</w:t>
      </w:r>
      <w:hyperlink r:id="rId13">
        <w:r>
          <w:rPr>
            <w:rStyle w:val="InternetLink"/>
            <w:rFonts w:ascii="DejaVu Sans Mono" w:hAnsi="DejaVu Sans Mono" w:eastAsia="DejaVu Sans Mono"/>
            <w:color w:val="4285F4"/>
          </w:rPr>
          <w:t>这里</w:t>
        </w:r>
      </w:hyperlink>
      <w:r>
        <w:rPr>
          <w:rFonts w:ascii="DejaVu Sans Mono" w:hAnsi="DejaVu Sans Mono" w:eastAsia="DejaVu Sans Mono"/>
        </w:rPr>
        <w:t>查看。</w:t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这里推荐使用</w:t>
      </w:r>
      <w:r>
        <w:rPr>
          <w:rFonts w:eastAsia="DejaVu Sans Mono" w:ascii="DejaVu Sans Mono" w:hAnsi="DejaVu Sans Mono"/>
        </w:rPr>
        <w:t>agnoster</w:t>
      </w:r>
      <w:r>
        <w:rPr>
          <w:rFonts w:ascii="DejaVu Sans Mono" w:hAnsi="DejaVu Sans Mono" w:eastAsia="DejaVu Sans Mono"/>
        </w:rPr>
        <w:t>与</w:t>
      </w:r>
      <w:r>
        <w:rPr>
          <w:rFonts w:eastAsia="DejaVu Sans Mono" w:ascii="DejaVu Sans Mono" w:hAnsi="DejaVu Sans Mono"/>
        </w:rPr>
        <w:t>powerlevel9k</w:t>
      </w:r>
      <w:r>
        <w:rPr>
          <w:rFonts w:ascii="DejaVu Sans Mono" w:hAnsi="DejaVu Sans Mono" w:eastAsia="DejaVu Sans Mono"/>
        </w:rPr>
        <w:t>主题（当然还有一个</w:t>
      </w:r>
      <w:r>
        <w:rPr>
          <w:rFonts w:eastAsia="DejaVu Sans Mono" w:ascii="DejaVu Sans Mono" w:hAnsi="DejaVu Sans Mono"/>
        </w:rPr>
        <w:t>powerlevel10k</w:t>
      </w:r>
      <w:r>
        <w:rPr>
          <w:rFonts w:ascii="DejaVu Sans Mono" w:hAnsi="DejaVu Sans Mono" w:eastAsia="DejaVu Sans Mono"/>
        </w:rPr>
        <w:t>主题，感兴趣可以自行</w:t>
      </w:r>
      <w:r>
        <w:rPr>
          <w:rFonts w:eastAsia="DejaVu Sans Mono" w:ascii="DejaVu Sans Mono" w:hAnsi="DejaVu Sans Mono"/>
        </w:rPr>
        <w:t>github</w:t>
      </w:r>
      <w:r>
        <w:rPr>
          <w:rFonts w:ascii="DejaVu Sans Mono" w:hAnsi="DejaVu Sans Mono" w:eastAsia="DejaVu Sans Mono"/>
        </w:rPr>
        <w:t>），</w:t>
      </w:r>
      <w:r>
        <w:rPr>
          <w:rFonts w:eastAsia="DejaVu Sans Mono" w:ascii="DejaVu Sans Mono" w:hAnsi="DejaVu Sans Mono"/>
        </w:rPr>
        <w:t>agnoster</w:t>
      </w:r>
      <w:r>
        <w:rPr>
          <w:rFonts w:ascii="DejaVu Sans Mono" w:hAnsi="DejaVu Sans Mono" w:eastAsia="DejaVu Sans Mono"/>
        </w:rPr>
        <w:t>已自带，</w:t>
      </w:r>
      <w:r>
        <w:rPr>
          <w:rFonts w:eastAsia="DejaVu Sans Mono" w:ascii="DejaVu Sans Mono" w:hAnsi="DejaVu Sans Mono"/>
        </w:rPr>
        <w:t>powerlevel9k</w:t>
      </w:r>
      <w:r>
        <w:rPr>
          <w:rFonts w:ascii="DejaVu Sans Mono" w:hAnsi="DejaVu Sans Mono" w:eastAsia="DejaVu Sans Mono"/>
        </w:rPr>
        <w:t>需要安装：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sudo pacman -S zsh-theme-powerlevel9k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git clone https://github.com/bhilburn/powerlevel9k.git ~/.oh-my-zsh/custom/themes/powerlevel9k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然后修改配置文件：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</w:t>
      </w:r>
      <w:r>
        <w:rPr>
          <w:rStyle w:val="SourceText"/>
          <w:rFonts w:ascii="DejaVu Sans Mono" w:hAnsi="DejaVu Sans Mono" w:eastAsia="DejaVu Sans Mono"/>
        </w:rPr>
        <w:t>修改</w:t>
      </w:r>
      <w:r>
        <w:rPr>
          <w:rStyle w:val="SourceText"/>
          <w:rFonts w:eastAsia="DejaVu Sans Mono" w:ascii="DejaVu Sans Mono" w:hAnsi="DejaVu Sans Mono"/>
        </w:rPr>
        <w:t>~/.zshrc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ZSH_THEME="agnoster"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ZSH_THEME="powerlevel9k/powerlevel9k"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5" w:name="h26"/>
      <w:bookmarkEnd w:id="35"/>
      <w:r>
        <w:rPr>
          <w:rFonts w:eastAsia="DejaVu Sans Mono" w:ascii="DejaVu Sans Mono" w:hAnsi="DejaVu Sans Mono"/>
        </w:rPr>
        <w:t xml:space="preserve">6.5 </w:t>
      </w:r>
      <w:r>
        <w:rPr>
          <w:rFonts w:ascii="DejaVu Sans Mono" w:hAnsi="DejaVu Sans Mono" w:eastAsia="DejaVu Sans Mono"/>
        </w:rPr>
        <w:t>替换</w:t>
      </w:r>
      <w:r>
        <w:rPr>
          <w:rFonts w:eastAsia="DejaVu Sans Mono" w:ascii="DejaVu Sans Mono" w:hAnsi="DejaVu Sans Mono"/>
        </w:rPr>
        <w:t>bash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w:t>zsh</w:t>
      </w:r>
      <w:r>
        <w:rPr>
          <w:rFonts w:ascii="DejaVu Sans Mono" w:hAnsi="DejaVu Sans Mono" w:eastAsia="DejaVu Sans Mono"/>
        </w:rPr>
        <w:t>替换默认</w:t>
      </w:r>
      <w:r>
        <w:rPr>
          <w:rFonts w:eastAsia="DejaVu Sans Mono" w:ascii="DejaVu Sans Mono" w:hAnsi="DejaVu Sans Mono"/>
        </w:rPr>
        <w:t>bash</w:t>
      </w:r>
      <w:r>
        <w:rPr>
          <w:rFonts w:ascii="DejaVu Sans Mono" w:hAnsi="DejaVu Sans Mono" w:eastAsia="DejaVu Sans Mono"/>
        </w:rPr>
        <w:t>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chsh -s `which zsh`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6" w:name="h27"/>
      <w:bookmarkEnd w:id="36"/>
      <w:r>
        <w:rPr>
          <w:rFonts w:eastAsia="DejaVu Sans Mono" w:ascii="DejaVu Sans Mono" w:hAnsi="DejaVu Sans Mono"/>
        </w:rPr>
        <w:t xml:space="preserve">6.6 </w:t>
      </w:r>
      <w:r>
        <w:rPr>
          <w:rFonts w:ascii="DejaVu Sans Mono" w:hAnsi="DejaVu Sans Mono" w:eastAsia="DejaVu Sans Mono"/>
        </w:rPr>
        <w:t>别名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原来</w:t>
      </w:r>
      <w:r>
        <w:rPr>
          <w:rFonts w:eastAsia="DejaVu Sans Mono" w:ascii="DejaVu Sans Mono" w:hAnsi="DejaVu Sans Mono"/>
        </w:rPr>
        <w:t>bash</w:t>
      </w:r>
      <w:r>
        <w:rPr>
          <w:rFonts w:ascii="DejaVu Sans Mono" w:hAnsi="DejaVu Sans Mono" w:eastAsia="DejaVu Sans Mono"/>
        </w:rPr>
        <w:t>的别名在</w:t>
      </w:r>
      <w:r>
        <w:rPr>
          <w:rFonts w:eastAsia="DejaVu Sans Mono" w:ascii="DejaVu Sans Mono" w:hAnsi="DejaVu Sans Mono"/>
        </w:rPr>
        <w:t>zsh</w:t>
      </w:r>
      <w:r>
        <w:rPr>
          <w:rFonts w:ascii="DejaVu Sans Mono" w:hAnsi="DejaVu Sans Mono" w:eastAsia="DejaVu Sans Mono"/>
        </w:rPr>
        <w:t>需要重新配置一下，直接在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DejaVu Sans Mono" w:hAnsi="DejaVu Sans Mono" w:eastAsia="DejaVu Sans Mono"/>
        </w:rPr>
        <w:t>～</w:t>
      </w:r>
      <w:r>
        <w:rPr>
          <w:rStyle w:val="SourceText"/>
          <w:rFonts w:eastAsia="DejaVu Sans Mono" w:ascii="DejaVu Sans Mono" w:hAnsi="DejaVu Sans Mono"/>
        </w:rPr>
        <w:t>/.zshrc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加上原来的</w:t>
      </w:r>
      <w:r>
        <w:rPr>
          <w:rFonts w:eastAsia="DejaVu Sans Mono" w:ascii="DejaVu Sans Mono" w:hAnsi="DejaVu Sans Mono"/>
        </w:rPr>
        <w:t>alias</w:t>
      </w:r>
      <w:r>
        <w:rPr>
          <w:rFonts w:ascii="DejaVu Sans Mono" w:hAnsi="DejaVu Sans Mono" w:eastAsia="DejaVu Sans Mono"/>
        </w:rPr>
        <w:t>即可。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7" w:name="h28"/>
      <w:bookmarkEnd w:id="37"/>
      <w:r>
        <w:rPr>
          <w:rFonts w:eastAsia="DejaVu Sans Mono" w:ascii="DejaVu Sans Mono" w:hAnsi="DejaVu Sans Mono"/>
        </w:rPr>
        <w:t xml:space="preserve">6.7 </w:t>
      </w:r>
      <w:r>
        <w:rPr>
          <w:rFonts w:ascii="DejaVu Sans Mono" w:hAnsi="DejaVu Sans Mono" w:eastAsia="DejaVu Sans Mono"/>
        </w:rPr>
        <w:t>进一步修改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>笔者用的主题是</w:t>
      </w:r>
      <w:r>
        <w:rPr>
          <w:rFonts w:eastAsia="DejaVu Sans Mono" w:ascii="DejaVu Sans Mono" w:hAnsi="DejaVu Sans Mono"/>
        </w:rPr>
        <w:t>agnoster</w:t>
      </w:r>
      <w:r>
        <w:rPr>
          <w:rFonts w:ascii="DejaVu Sans Mono" w:hAnsi="DejaVu Sans Mono" w:eastAsia="DejaVu Sans Mono"/>
        </w:rPr>
        <w:t>，直接使用的话效果不怎么样：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4219575" cy="427672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忍不住了，直接去修改配置文件（</w:t>
      </w:r>
      <w:r>
        <w:rPr>
          <w:rFonts w:eastAsia="DejaVu Sans Mono" w:ascii="DejaVu Sans Mono" w:hAnsi="DejaVu Sans Mono"/>
        </w:rPr>
        <w:t>themes/agnoster-zsh.thene</w:t>
      </w:r>
      <w:r>
        <w:rPr>
          <w:rFonts w:ascii="DejaVu Sans Mono" w:hAnsi="DejaVu Sans Mono" w:eastAsia="DejaVu Sans Mono"/>
        </w:rPr>
        <w:t>），</w:t>
      </w:r>
      <w:r>
        <w:rPr>
          <w:rFonts w:eastAsia="DejaVu Sans Mono" w:ascii="DejaVu Sans Mono" w:hAnsi="DejaVu Sans Mono"/>
        </w:rPr>
        <w:t>agnoster</w:t>
      </w:r>
      <w:r>
        <w:rPr>
          <w:rFonts w:ascii="DejaVu Sans Mono" w:hAnsi="DejaVu Sans Mono" w:eastAsia="DejaVu Sans Mono"/>
        </w:rPr>
        <w:t>的核心函数是这个：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2105025" cy="2943225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其中</w:t>
      </w:r>
      <w:r>
        <w:rPr>
          <w:rFonts w:eastAsia="DejaVu Sans Mono" w:ascii="DejaVu Sans Mono" w:hAnsi="DejaVu Sans Mono"/>
        </w:rPr>
        <w:t>prompt_context</w:t>
      </w:r>
      <w:r>
        <w:rPr>
          <w:rFonts w:ascii="DejaVu Sans Mono" w:hAnsi="DejaVu Sans Mono" w:eastAsia="DejaVu Sans Mono"/>
        </w:rPr>
        <w:t>是用户名与主机名的部分，注释后就不会显示用户名与主机名了，其他也类似，比如</w:t>
      </w:r>
      <w:r>
        <w:rPr>
          <w:rFonts w:eastAsia="DejaVu Sans Mono" w:ascii="DejaVu Sans Mono" w:hAnsi="DejaVu Sans Mono"/>
        </w:rPr>
        <w:t>prompt_dir</w:t>
      </w:r>
      <w:r>
        <w:rPr>
          <w:rFonts w:ascii="DejaVu Sans Mono" w:hAnsi="DejaVu Sans Mono" w:eastAsia="DejaVu Sans Mono"/>
        </w:rPr>
        <w:t>是当前工作目录，定位后：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4067175" cy="952500"/>
            <wp:effectExtent l="0" t="0" r="0" b="0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jaVu Sans Mono" w:ascii="DejaVu Sans Mono" w:hAnsi="DejaVu Sans Mono"/>
        </w:rPr>
        <w:br/>
        <w:t>prompt_segment</w:t>
      </w:r>
      <w:r>
        <w:rPr>
          <w:rFonts w:ascii="DejaVu Sans Mono" w:hAnsi="DejaVu Sans Mono" w:eastAsia="DejaVu Sans Mono"/>
        </w:rPr>
        <w:t>接受两个参数，一个背景，一个前景，其中</w:t>
      </w:r>
      <w:r>
        <w:rPr>
          <w:rFonts w:eastAsia="DejaVu Sans Mono" w:ascii="DejaVu Sans Mono" w:hAnsi="DejaVu Sans Mono"/>
        </w:rPr>
        <w:t>blue</w:t>
      </w:r>
      <w:r>
        <w:rPr>
          <w:rFonts w:ascii="DejaVu Sans Mono" w:hAnsi="DejaVu Sans Mono" w:eastAsia="DejaVu Sans Mono"/>
        </w:rPr>
        <w:t>就是上图的那个不怎么好看的深蓝色，</w:t>
      </w:r>
      <w:r>
        <w:rPr>
          <w:rFonts w:eastAsia="DejaVu Sans Mono" w:ascii="DejaVu Sans Mono" w:hAnsi="DejaVu Sans Mono"/>
        </w:rPr>
        <w:t>CURRENT_FG</w:t>
      </w:r>
      <w:r>
        <w:rPr>
          <w:rFonts w:ascii="DejaVu Sans Mono" w:hAnsi="DejaVu Sans Mono" w:eastAsia="DejaVu Sans Mono"/>
        </w:rPr>
        <w:t>是前景色，这里是黑色，也就是文字颜色。</w:t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经过一番摸索 ，发现能支持十六进制</w:t>
      </w:r>
      <w:r>
        <w:rPr>
          <w:rFonts w:eastAsia="DejaVu Sans Mono" w:ascii="DejaVu Sans Mono" w:hAnsi="DejaVu Sans Mono"/>
        </w:rPr>
        <w:t>RGB</w:t>
      </w:r>
      <w:r>
        <w:rPr>
          <w:rFonts w:ascii="DejaVu Sans Mono" w:hAnsi="DejaVu Sans Mono" w:eastAsia="DejaVu Sans Mono"/>
        </w:rPr>
        <w:t>，</w:t>
      </w:r>
      <w:r>
        <w:rPr>
          <w:rStyle w:val="Del"/>
          <w:rFonts w:ascii="DejaVu Sans Mono" w:hAnsi="DejaVu Sans Mono" w:eastAsia="DejaVu Sans Mono"/>
        </w:rPr>
        <w:t>真香：</w:t>
      </w:r>
      <w:r>
        <w:rPr>
          <w:rFonts w:ascii="DejaVu Sans Mono" w:hAnsi="DejaVu Sans Mono" w:eastAsia="DejaVu Sans Mono"/>
        </w:rPr>
        <w:t xml:space="preserve"> 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4667250" cy="1057275"/>
            <wp:effectExtent l="0" t="0" r="0" b="0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于是就没有深蓝色的背景啦：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1828800" cy="2076450"/>
            <wp:effectExtent l="0" t="0" r="0" b="0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终端为</w:t>
      </w:r>
      <w:r>
        <w:rPr>
          <w:rFonts w:eastAsia="DejaVu Sans Mono" w:ascii="DejaVu Sans Mono" w:hAnsi="DejaVu Sans Mono"/>
        </w:rPr>
        <w:t>XFCE Terminal</w:t>
      </w:r>
      <w:r>
        <w:rPr>
          <w:rFonts w:ascii="DejaVu Sans Mono" w:hAnsi="DejaVu Sans Mono" w:eastAsia="DejaVu Sans Mono"/>
        </w:rPr>
        <w:t>，在系统设置中根据个人需要修改背景壁纸，修改文字颜色等：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5686425" cy="6534150"/>
            <wp:effectExtent l="0" t="0" r="0" b="0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jaVu Sans Mono" w:ascii="DejaVu Sans Mono" w:hAnsi="DejaVu Sans Mono"/>
        </w:rPr>
        <w:br/>
      </w:r>
      <w:r>
        <w:rPr>
          <w:rFonts w:ascii="DejaVu Sans Mono" w:hAnsi="DejaVu Sans Mono" w:eastAsia="DejaVu Sans Mono"/>
        </w:rPr>
        <w:t>整体效果：</w:t>
      </w:r>
      <w:r>
        <w:rPr>
          <w:rFonts w:eastAsia="DejaVu Sans Mono" w:ascii="DejaVu Sans Mono" w:hAnsi="DejaVu Sans Mono"/>
        </w:rPr>
        <w:br/>
      </w:r>
      <w:r>
        <w:rPr/>
        <w:drawing>
          <wp:inline distT="0" distB="0" distL="0" distR="0">
            <wp:extent cx="11896725" cy="6457950"/>
            <wp:effectExtent l="0" t="0" r="0" b="0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67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8" w:name="h29"/>
      <w:bookmarkEnd w:id="38"/>
      <w:r>
        <w:rPr>
          <w:rFonts w:eastAsia="DejaVu Sans Mono" w:ascii="DejaVu Sans Mono" w:hAnsi="DejaVu Sans Mono"/>
        </w:rPr>
        <w:t xml:space="preserve">6.8 </w:t>
      </w:r>
      <w:r>
        <w:rPr>
          <w:rFonts w:ascii="DejaVu Sans Mono" w:hAnsi="DejaVu Sans Mono" w:eastAsia="DejaVu Sans Mono"/>
        </w:rPr>
        <w:t>终极美化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ans Mono" w:hAnsi="DejaVu Sans Mono" w:eastAsia="DejaVu Sans Mono"/>
        </w:rPr>
        <w:t>终极美化使用</w:t>
      </w:r>
      <w:r>
        <w:rPr>
          <w:rFonts w:eastAsia="DejaVu Sans Mono" w:ascii="DejaVu Sans Mono" w:hAnsi="DejaVu Sans Mono"/>
        </w:rPr>
        <w:t>Powerlevel9k/Powerlevel10k</w:t>
      </w:r>
      <w:r>
        <w:rPr>
          <w:rFonts w:ascii="DejaVu Sans Mono" w:hAnsi="DejaVu Sans Mono" w:eastAsia="DejaVu Sans Mono"/>
        </w:rPr>
        <w:t>，步骤倒是不多只是配置多，需要耐心仔细去调，具体可以看笔者另一篇文章，链接</w:t>
      </w:r>
      <w:hyperlink r:id="rId21">
        <w:r>
          <w:rPr>
            <w:rStyle w:val="InternetLink"/>
            <w:rFonts w:ascii="DejaVu Sans Mono" w:hAnsi="DejaVu Sans Mono" w:eastAsia="DejaVu Sans Mono"/>
            <w:color w:val="4285F4"/>
          </w:rPr>
          <w:t>戳这里</w:t>
        </w:r>
      </w:hyperlink>
      <w:r>
        <w:rPr>
          <w:rFonts w:ascii="DejaVu Sans Mono" w:hAnsi="DejaVu Sans Mono" w:eastAsia="DejaVu Sans Mono"/>
        </w:rPr>
        <w:t>。</w:t>
      </w:r>
    </w:p>
    <w:p>
      <w:pPr>
        <w:pStyle w:val="Heading1"/>
        <w:numPr>
          <w:ilvl w:val="0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39" w:name="h30"/>
      <w:bookmarkEnd w:id="39"/>
      <w:r>
        <w:rPr>
          <w:rFonts w:eastAsia="DejaVu Sans Mono" w:ascii="DejaVu Sans Mono" w:hAnsi="DejaVu Sans Mono"/>
        </w:rPr>
        <w:t xml:space="preserve">7 </w:t>
      </w:r>
      <w:r>
        <w:rPr>
          <w:rFonts w:ascii="DejaVu Sans Mono" w:hAnsi="DejaVu Sans Mono" w:eastAsia="DejaVu Sans Mono"/>
        </w:rPr>
        <w:t>常用别名与脚本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40" w:name="h31"/>
      <w:bookmarkEnd w:id="40"/>
      <w:r>
        <w:rPr>
          <w:rFonts w:eastAsia="DejaVu Sans Mono" w:ascii="DejaVu Sans Mono" w:hAnsi="DejaVu Sans Mono"/>
        </w:rPr>
        <w:t xml:space="preserve">7.1 </w:t>
      </w:r>
      <w:r>
        <w:rPr>
          <w:rFonts w:ascii="DejaVu Sans Mono" w:hAnsi="DejaVu Sans Mono" w:eastAsia="DejaVu Sans Mono"/>
        </w:rPr>
        <w:t>常用别名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仅供参考，一些常用别名：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#.bashrc</w:t>
      </w:r>
      <w:r>
        <w:rPr>
          <w:rStyle w:val="SourceText"/>
          <w:rFonts w:ascii="DejaVu Sans Mono" w:hAnsi="DejaVu Sans Mono" w:eastAsia="DejaVu Sans Mono"/>
        </w:rPr>
        <w:t>加上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alias m='sudo mkdir -p' #</w:t>
      </w:r>
      <w:r>
        <w:rPr>
          <w:rStyle w:val="SourceText"/>
          <w:rFonts w:ascii="DejaVu Sans Mono" w:hAnsi="DejaVu Sans Mono" w:eastAsia="DejaVu Sans Mono"/>
        </w:rPr>
        <w:t>新建文件夹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alias d='cd ~/Desktop &amp;&amp; ls'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alias rrr='shutdown -r now'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alias sss='shutdown now'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41" w:name="h32"/>
      <w:bookmarkEnd w:id="41"/>
      <w:r>
        <w:rPr>
          <w:rFonts w:eastAsia="DejaVu Sans Mono" w:ascii="DejaVu Sans Mono" w:hAnsi="DejaVu Sans Mono"/>
        </w:rPr>
        <w:t>7.2 cd</w:t>
      </w:r>
      <w:r>
        <w:rPr>
          <w:rFonts w:ascii="DejaVu Sans Mono" w:hAnsi="DejaVu Sans Mono" w:eastAsia="DejaVu Sans Mono"/>
        </w:rPr>
        <w:t>脚本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使用</w:t>
      </w:r>
      <w:r>
        <w:rPr>
          <w:rFonts w:eastAsia="DejaVu Sans Mono" w:ascii="DejaVu Sans Mono" w:hAnsi="DejaVu Sans Mono"/>
        </w:rPr>
        <w:t>c</w:t>
      </w:r>
      <w:r>
        <w:rPr>
          <w:rFonts w:ascii="DejaVu Sans Mono" w:hAnsi="DejaVu Sans Mono" w:eastAsia="DejaVu Sans Mono"/>
        </w:rPr>
        <w:t>代替常用的</w:t>
      </w:r>
      <w:r>
        <w:rPr>
          <w:rFonts w:eastAsia="DejaVu Sans Mono" w:ascii="DejaVu Sans Mono" w:hAnsi="DejaVu Sans Mono"/>
        </w:rPr>
        <w:t>cd</w:t>
      </w:r>
      <w:r>
        <w:rPr>
          <w:rFonts w:ascii="DejaVu Sans Mono" w:hAnsi="DejaVu Sans Mono" w:eastAsia="DejaVu Sans Mono"/>
        </w:rPr>
        <w:t>，同时执行完之后自动</w:t>
      </w:r>
      <w:r>
        <w:rPr>
          <w:rFonts w:eastAsia="DejaVu Sans Mono" w:ascii="DejaVu Sans Mono" w:hAnsi="DejaVu Sans Mono"/>
        </w:rPr>
        <w:t>ls</w:t>
      </w:r>
      <w:r>
        <w:rPr>
          <w:rFonts w:ascii="DejaVu Sans Mono" w:hAnsi="DejaVu Sans Mono" w:eastAsia="DejaVu Sans Mono"/>
        </w:rPr>
        <w:t>一次：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if [ $# -eq 0 ] ; then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DejaVu Sans Mono" w:hAnsi="DejaVu Sans Mono" w:eastAsia="DejaVu Sans Mono"/>
        </w:rPr>
        <w:t xml:space="preserve">    </w:t>
      </w:r>
      <w:r>
        <w:rPr>
          <w:rStyle w:val="SourceText"/>
          <w:rFonts w:eastAsia="DejaVu Sans Mono" w:ascii="DejaVu Sans Mono" w:hAnsi="DejaVu Sans Mono"/>
        </w:rPr>
        <w:t>cd .. &amp;&amp; 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else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DejaVu Sans Mono" w:hAnsi="DejaVu Sans Mono" w:eastAsia="DejaVu Sans Mono"/>
        </w:rPr>
        <w:t xml:space="preserve">    </w:t>
      </w:r>
      <w:r>
        <w:rPr>
          <w:rStyle w:val="SourceText"/>
          <w:rFonts w:eastAsia="DejaVu Sans Mono" w:ascii="DejaVu Sans Mono" w:hAnsi="DejaVu Sans Mono"/>
        </w:rPr>
        <w:t>cd $1 &amp;&amp; ls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fi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如果只是输入一个</w:t>
      </w:r>
      <w:r>
        <w:rPr>
          <w:rFonts w:eastAsia="DejaVu Sans Mono" w:ascii="DejaVu Sans Mono" w:hAnsi="DejaVu Sans Mono"/>
        </w:rPr>
        <w:t>c</w:t>
      </w:r>
      <w:r>
        <w:rPr>
          <w:rFonts w:ascii="DejaVu Sans Mono" w:hAnsi="DejaVu Sans Mono" w:eastAsia="DejaVu Sans Mono"/>
        </w:rPr>
        <w:t>，回到上层目录并</w:t>
      </w:r>
      <w:r>
        <w:rPr>
          <w:rFonts w:eastAsia="DejaVu Sans Mono" w:ascii="DejaVu Sans Mono" w:hAnsi="DejaVu Sans Mono"/>
        </w:rPr>
        <w:t>ls</w:t>
      </w:r>
      <w:r>
        <w:rPr>
          <w:rFonts w:ascii="DejaVu Sans Mono" w:hAnsi="DejaVu Sans Mono" w:eastAsia="DejaVu Sans Mono"/>
        </w:rPr>
        <w:t>，如果带目录参数，切换到对应目录并且</w:t>
      </w:r>
      <w:r>
        <w:rPr>
          <w:rFonts w:eastAsia="DejaVu Sans Mono" w:ascii="DejaVu Sans Mono" w:hAnsi="DejaVu Sans Mono"/>
        </w:rPr>
        <w:t>ls</w:t>
      </w:r>
      <w:r>
        <w:rPr>
          <w:rFonts w:ascii="DejaVu Sans Mono" w:hAnsi="DejaVu Sans Mono" w:eastAsia="DejaVu Sans Mono"/>
        </w:rPr>
        <w:t>。需要加上别名使用：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alias c='source ~/.cd.sh' #</w:t>
      </w:r>
      <w:r>
        <w:rPr>
          <w:rStyle w:val="SourceText"/>
          <w:rFonts w:ascii="DejaVu Sans Mono" w:hAnsi="DejaVu Sans Mono" w:eastAsia="DejaVu Sans Mono"/>
        </w:rPr>
        <w:t>脚本文件名为</w:t>
      </w:r>
      <w:r>
        <w:rPr>
          <w:rStyle w:val="SourceText"/>
          <w:rFonts w:eastAsia="DejaVu Sans Mono" w:ascii="DejaVu Sans Mono" w:hAnsi="DejaVu Sans Mono"/>
        </w:rPr>
        <w:t>.cd.sh</w:t>
      </w:r>
      <w:r>
        <w:rPr>
          <w:rStyle w:val="SourceText"/>
          <w:rFonts w:ascii="DejaVu Sans Mono" w:hAnsi="DejaVu Sans Mono" w:eastAsia="DejaVu Sans Mono"/>
        </w:rPr>
        <w:t>，位于～下</w:t>
      </w:r>
    </w:p>
    <w:p>
      <w:pPr>
        <w:pStyle w:val="Heading2"/>
        <w:numPr>
          <w:ilvl w:val="1"/>
          <w:numId w:val="3"/>
        </w:numPr>
        <w:bidi w:val="0"/>
        <w:jc w:val="left"/>
        <w:rPr>
          <w:rFonts w:ascii="DejaVu Sans Mono" w:hAnsi="DejaVu Sans Mono" w:eastAsia="DejaVu Sans Mono"/>
        </w:rPr>
      </w:pPr>
      <w:bookmarkStart w:id="42" w:name="h33"/>
      <w:bookmarkEnd w:id="42"/>
      <w:r>
        <w:rPr>
          <w:rFonts w:eastAsia="DejaVu Sans Mono" w:ascii="DejaVu Sans Mono" w:hAnsi="DejaVu Sans Mono"/>
        </w:rPr>
        <w:t>7.3 rm</w:t>
      </w:r>
      <w:r>
        <w:rPr>
          <w:rFonts w:ascii="DejaVu Sans Mono" w:hAnsi="DejaVu Sans Mono" w:eastAsia="DejaVu Sans Mono"/>
        </w:rPr>
        <w:t>脚本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使用</w:t>
      </w:r>
      <w:r>
        <w:rPr>
          <w:rFonts w:eastAsia="DejaVu Sans Mono" w:ascii="DejaVu Sans Mono" w:hAnsi="DejaVu Sans Mono"/>
        </w:rPr>
        <w:t>r</w:t>
      </w:r>
      <w:r>
        <w:rPr>
          <w:rFonts w:ascii="DejaVu Sans Mono" w:hAnsi="DejaVu Sans Mono" w:eastAsia="DejaVu Sans Mono"/>
        </w:rPr>
        <w:t>代替</w:t>
      </w:r>
      <w:r>
        <w:rPr>
          <w:rFonts w:eastAsia="DejaVu Sans Mono" w:ascii="DejaVu Sans Mono" w:hAnsi="DejaVu Sans Mono"/>
        </w:rPr>
        <w:t>rm</w:t>
      </w:r>
      <w:r>
        <w:rPr>
          <w:rFonts w:ascii="DejaVu Sans Mono" w:hAnsi="DejaVu Sans Mono" w:eastAsia="DejaVu Sans Mono"/>
        </w:rPr>
        <w:t>，无需加上</w:t>
      </w:r>
      <w:r>
        <w:rPr>
          <w:rFonts w:eastAsia="DejaVu Sans Mono" w:ascii="DejaVu Sans Mono" w:hAnsi="DejaVu Sans Mono"/>
        </w:rPr>
        <w:t>rf</w:t>
      </w:r>
      <w:r>
        <w:rPr>
          <w:rFonts w:ascii="DejaVu Sans Mono" w:hAnsi="DejaVu Sans Mono" w:eastAsia="DejaVu Sans Mono"/>
        </w:rPr>
        <w:t>参数，使用回收站机制，也就是直接移动。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>for i in $*; do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DejaVu Sans Mono" w:hAnsi="DejaVu Sans Mono" w:eastAsia="DejaVu Sans Mono"/>
        </w:rPr>
        <w:t xml:space="preserve">    </w:t>
      </w:r>
      <w:r>
        <w:rPr>
          <w:rStyle w:val="SourceText"/>
          <w:rFonts w:eastAsia="DejaVu Sans Mono" w:ascii="DejaVu Sans Mono" w:hAnsi="DejaVu Sans Mono"/>
        </w:rPr>
        <w:t>mv $i /home/YOUR_USER_NAME/.Trash/`basename $i`_`date +%Y_%m_%d__%H_%M_%S`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done</w:t>
      </w:r>
    </w:p>
    <w:p>
      <w:pPr>
        <w:pStyle w:val="TextBody"/>
        <w:bidi w:val="0"/>
        <w:jc w:val="left"/>
        <w:rPr>
          <w:rFonts w:ascii="DejaVu Sans Mono" w:hAnsi="DejaVu Sans Mono" w:eastAsia="DejaVu Sans Mono"/>
        </w:rPr>
      </w:pPr>
      <w:r>
        <w:rPr>
          <w:rFonts w:ascii="DejaVu Sans Mono" w:hAnsi="DejaVu Sans Mono" w:eastAsia="DejaVu Sans Mono"/>
        </w:rPr>
        <w:t>移动的文件名后面加上了时间，回收站位置为用户目录下的</w:t>
      </w:r>
      <w:r>
        <w:rPr>
          <w:rFonts w:eastAsia="DejaVu Sans Mono" w:ascii="DejaVu Sans Mono" w:hAnsi="DejaVu Sans Mono"/>
        </w:rPr>
        <w:t>.Trash</w:t>
      </w:r>
      <w:r>
        <w:rPr>
          <w:rFonts w:ascii="DejaVu Sans Mono" w:hAnsi="DejaVu Sans Mono" w:eastAsia="DejaVu Sans Mono"/>
        </w:rPr>
        <w:t>，同时加上别名：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eastAsia="DejaVu Sans Mono" w:ascii="DejaVu Sans Mono" w:hAnsi="DejaVu Sans Mono"/>
        </w:rPr>
        <w:t xml:space="preserve">alias r='sudo sh ~/.rm.sh' # </w:t>
      </w:r>
      <w:r>
        <w:rPr>
          <w:rStyle w:val="SourceText"/>
          <w:rFonts w:ascii="DejaVu Sans Mono" w:hAnsi="DejaVu Sans Mono" w:eastAsia="DejaVu Sans Mono"/>
        </w:rPr>
        <w:t>脚本名字为</w:t>
      </w:r>
      <w:r>
        <w:rPr>
          <w:rStyle w:val="SourceText"/>
          <w:rFonts w:eastAsia="DejaVu Sans Mono" w:ascii="DejaVu Sans Mono" w:hAnsi="DejaVu Sans Mono"/>
        </w:rPr>
        <w:t>.rm.sh</w:t>
      </w:r>
      <w:r>
        <w:rPr>
          <w:rStyle w:val="SourceText"/>
          <w:rFonts w:ascii="DejaVu Sans Mono" w:hAnsi="DejaVu Sans Mono" w:eastAsia="DejaVu Sans Mono"/>
        </w:rPr>
        <w:t>，用户目录下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eastAsia="DejaVu Sans Mono" w:ascii="DejaVu Sans Mono" w:hAnsi="DejaVu Sans Mono"/>
        </w:rPr>
        <w:t>alias trash='cd ~/.Trash &amp;&amp; ls'</w:t>
      </w:r>
    </w:p>
    <w:p>
      <w:pPr>
        <w:pStyle w:val="TextBody"/>
        <w:bidi w:val="0"/>
        <w:spacing w:before="0" w:after="0"/>
        <w:jc w:val="left"/>
        <w:rPr>
          <w:rFonts w:ascii="DejaVu Sans Mono" w:hAnsi="DejaVu Sans Mono" w:eastAsia="DejaVu Sans Mono"/>
          <w:ins w:id="387" w:author="Unknown Author" w:date="2021-02-06T11:31:00Z"/>
        </w:rPr>
      </w:pPr>
      <w:ins w:id="385" w:author="Unknown Author" w:date="2021-02-06T11:31:00Z">
        <w:r>
          <w:rPr/>
          <w:t>Manjaro Linux</w:t>
        </w:r>
      </w:ins>
      <w:ins w:id="386" w:author="Unknown Author" w:date="2021-02-06T11:31:00Z">
        <w:r>
          <w:rPr/>
          <w:t>的美化</w:t>
        </w:r>
      </w:ins>
    </w:p>
    <w:p>
      <w:pPr>
        <w:sectPr>
          <w:type w:val="nextPage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389" w:author="Unknown Author" w:date="2021-02-06T11:31:00Z"/>
        </w:rPr>
      </w:pPr>
      <w:ins w:id="388" w:author="Unknown Author" w:date="2021-02-06T11:31:00Z">
        <w:bookmarkStart w:id="43" w:name="切换源"/>
        <w:bookmarkEnd w:id="43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切换源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391" w:author="Unknown Author" w:date="2021-02-06T11:31:00Z"/>
        </w:rPr>
      </w:pPr>
      <w:ins w:id="39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394" w:author="Unknown Author" w:date="2021-02-06T11:31:00Z"/>
        </w:rPr>
      </w:pPr>
      <w:ins w:id="392" w:author="Unknown Author" w:date="2021-02-06T11:31:00Z">
        <w:bookmarkStart w:id="44" w:name="copy_target_0"/>
        <w:bookmarkEnd w:id="44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3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vi /etc/pacman.conf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398" w:author="Unknown Author" w:date="2021-02-06T11:31:00Z"/>
        </w:rPr>
      </w:pPr>
      <w:ins w:id="395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加入</w:t>
        </w:r>
      </w:ins>
      <w:ins w:id="39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arch</w:t>
        </w:r>
      </w:ins>
      <w:ins w:id="39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源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00" w:author="Unknown Author" w:date="2021-02-06T11:31:00Z"/>
        </w:rPr>
      </w:pPr>
      <w:ins w:id="39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02" w:author="Unknown Author" w:date="2021-02-06T11:31:00Z"/>
        </w:rPr>
      </w:pPr>
      <w:ins w:id="401" w:author="Unknown Author" w:date="2021-02-06T11:31:00Z">
        <w:bookmarkStart w:id="45" w:name="copy_target_1"/>
        <w:bookmarkEnd w:id="45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[archlinuxcn]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05" w:author="Unknown Author" w:date="2021-02-06T11:31:00Z"/>
        </w:rPr>
      </w:pPr>
      <w:ins w:id="40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SigLevel</w:t>
        </w:r>
      </w:ins>
      <w:ins w:id="40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Optional TrustedOnly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10" w:author="Unknown Author" w:date="2021-02-06T11:31:00Z"/>
        </w:rPr>
      </w:pPr>
      <w:ins w:id="4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Server</w:t>
        </w:r>
      </w:ins>
      <w:ins w:id="4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https://mirrors.ustc.edu.cn/archlinuxcn/</w:t>
        </w:r>
      </w:ins>
      <w:ins w:id="40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$arch</w:t>
        </w:r>
      </w:ins>
      <w:ins w:id="4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416" w:author="Unknown Author" w:date="2021-02-06T11:31:00Z"/>
        </w:rPr>
      </w:pPr>
      <w:ins w:id="41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blackarch</w:t>
        </w:r>
      </w:ins>
      <w:ins w:id="412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源</w:t>
        </w:r>
      </w:ins>
      <w:ins w:id="41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(</w:t>
        </w:r>
      </w:ins>
      <w:ins w:id="414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可以选择加入</w:t>
        </w:r>
      </w:ins>
      <w:ins w:id="41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)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18" w:author="Unknown Author" w:date="2021-02-06T11:31:00Z"/>
        </w:rPr>
      </w:pPr>
      <w:ins w:id="417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20" w:author="Unknown Author" w:date="2021-02-06T11:31:00Z"/>
        </w:rPr>
      </w:pPr>
      <w:ins w:id="419" w:author="Unknown Author" w:date="2021-02-06T11:31:00Z">
        <w:bookmarkStart w:id="46" w:name="copy_target_2"/>
        <w:bookmarkEnd w:id="46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[blackarch]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23" w:author="Unknown Author" w:date="2021-02-06T11:31:00Z"/>
        </w:rPr>
      </w:pPr>
      <w:ins w:id="42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SigLevel</w:t>
        </w:r>
      </w:ins>
      <w:ins w:id="42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Optional TrustAll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29" w:author="Unknown Author" w:date="2021-02-06T11:31:00Z"/>
        </w:rPr>
      </w:pPr>
      <w:ins w:id="42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Server</w:t>
        </w:r>
      </w:ins>
      <w:ins w:id="42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https://mirrors.ustc.edu.cn/blackarch/</w:t>
        </w:r>
      </w:ins>
      <w:ins w:id="42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$repo</w:t>
        </w:r>
      </w:ins>
      <w:ins w:id="42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/os/</w:t>
        </w:r>
      </w:ins>
      <w:ins w:id="42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$arch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431" w:author="Unknown Author" w:date="2021-02-06T11:31:00Z"/>
        </w:rPr>
      </w:pPr>
      <w:ins w:id="43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面对高校的源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33" w:author="Unknown Author" w:date="2021-02-06T11:31:00Z"/>
        </w:rPr>
      </w:pPr>
      <w:ins w:id="43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35" w:author="Unknown Author" w:date="2021-02-06T11:31:00Z"/>
        </w:rPr>
      </w:pPr>
      <w:ins w:id="434" w:author="Unknown Author" w:date="2021-02-06T11:31:00Z">
        <w:bookmarkStart w:id="47" w:name="copy_target_3"/>
        <w:bookmarkEnd w:id="47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[arch4edu]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38" w:author="Unknown Author" w:date="2021-02-06T11:31:00Z"/>
        </w:rPr>
      </w:pPr>
      <w:ins w:id="43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SigLevel</w:t>
        </w:r>
      </w:ins>
      <w:ins w:id="43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Never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42" w:author="Unknown Author" w:date="2021-02-06T11:31:00Z"/>
        </w:rPr>
      </w:pPr>
      <w:ins w:id="43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Server</w:t>
        </w:r>
      </w:ins>
      <w:ins w:id="44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http://mirrors.tuna.tsinghua.edu.cn/arch4edu/</w:t>
        </w:r>
      </w:ins>
      <w:ins w:id="44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$arch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445" w:author="Unknown Author" w:date="2021-02-06T11:31:00Z"/>
        </w:rPr>
      </w:pPr>
      <w:ins w:id="44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ck</w:t>
        </w:r>
      </w:ins>
      <w:ins w:id="444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源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47" w:author="Unknown Author" w:date="2021-02-06T11:31:00Z"/>
        </w:rPr>
      </w:pPr>
      <w:ins w:id="44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50" w:author="Unknown Author" w:date="2021-02-06T11:31:00Z"/>
        </w:rPr>
      </w:pPr>
      <w:ins w:id="448" w:author="Unknown Author" w:date="2021-02-06T11:31:00Z">
        <w:bookmarkStart w:id="48" w:name="copy_target_4"/>
        <w:bookmarkEnd w:id="48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[repo-ck]</w:t>
        </w:r>
      </w:ins>
      <w:ins w:id="44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                        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54" w:author="Unknown Author" w:date="2021-02-06T11:31:00Z"/>
        </w:rPr>
      </w:pPr>
      <w:ins w:id="45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Server</w:t>
        </w:r>
      </w:ins>
      <w:ins w:id="45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http://repo-ck.com/</w:t>
        </w:r>
      </w:ins>
      <w:ins w:id="45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$arch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456" w:author="Unknown Author" w:date="2021-02-06T11:31:00Z"/>
        </w:rPr>
      </w:pPr>
      <w:ins w:id="455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设置国内源 选择前三个 快的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58" w:author="Unknown Author" w:date="2021-02-06T11:31:00Z"/>
        </w:rPr>
      </w:pPr>
      <w:ins w:id="457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61" w:author="Unknown Author" w:date="2021-02-06T11:31:00Z"/>
        </w:rPr>
      </w:pPr>
      <w:ins w:id="459" w:author="Unknown Author" w:date="2021-02-06T11:31:00Z">
        <w:bookmarkStart w:id="49" w:name="copy_target_5"/>
        <w:bookmarkEnd w:id="49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46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pacman-mirrors -i -c China -m rank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463" w:author="Unknown Author" w:date="2021-02-06T11:31:00Z"/>
        </w:rPr>
      </w:pPr>
      <w:ins w:id="462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全局更新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65" w:author="Unknown Author" w:date="2021-02-06T11:31:00Z"/>
        </w:rPr>
      </w:pPr>
      <w:ins w:id="46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68" w:author="Unknown Author" w:date="2021-02-06T11:31:00Z"/>
        </w:rPr>
      </w:pPr>
      <w:ins w:id="466" w:author="Unknown Author" w:date="2021-02-06T11:31:00Z">
        <w:bookmarkStart w:id="50" w:name="copy_target_6"/>
        <w:bookmarkEnd w:id="50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46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pacman -Syyu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473" w:author="Unknown Author" w:date="2021-02-06T11:31:00Z"/>
        </w:rPr>
      </w:pPr>
      <w:ins w:id="469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数据库被锁</w:t>
        </w:r>
      </w:ins>
      <w:ins w:id="47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,</w:t>
        </w:r>
      </w:ins>
      <w:ins w:id="471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删除</w:t>
        </w:r>
      </w:ins>
      <w:ins w:id="472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/var/lib/pacman/db.lck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75" w:author="Unknown Author" w:date="2021-02-06T11:31:00Z"/>
        </w:rPr>
      </w:pPr>
      <w:ins w:id="47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79" w:author="Unknown Author" w:date="2021-02-06T11:31:00Z"/>
        </w:rPr>
      </w:pPr>
      <w:ins w:id="476" w:author="Unknown Author" w:date="2021-02-06T11:31:00Z">
        <w:bookmarkStart w:id="51" w:name="copy_target_7"/>
        <w:bookmarkEnd w:id="51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rm /</w:t>
        </w:r>
      </w:ins>
      <w:ins w:id="47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var</w:t>
        </w:r>
      </w:ins>
      <w:ins w:id="47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/lib/pacman/db.lck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482" w:author="Unknown Author" w:date="2021-02-06T11:31:00Z"/>
        </w:rPr>
      </w:pPr>
      <w:ins w:id="48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导入</w:t>
        </w:r>
      </w:ins>
      <w:ins w:id="48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key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84" w:author="Unknown Author" w:date="2021-02-06T11:31:00Z"/>
        </w:rPr>
      </w:pPr>
      <w:ins w:id="48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87" w:author="Unknown Author" w:date="2021-02-06T11:31:00Z"/>
        </w:rPr>
      </w:pPr>
      <w:ins w:id="485" w:author="Unknown Author" w:date="2021-02-06T11:31:00Z">
        <w:bookmarkStart w:id="52" w:name="copy_target_8"/>
        <w:bookmarkEnd w:id="52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48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pacman -Sy archlinuxcn-keyring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489" w:author="Unknown Author" w:date="2021-02-06T11:31:00Z"/>
        </w:rPr>
      </w:pPr>
      <w:ins w:id="48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491" w:author="Unknown Author" w:date="2021-02-06T11:31:00Z"/>
        </w:rPr>
      </w:pPr>
      <w:ins w:id="49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导入失败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493" w:author="Unknown Author" w:date="2021-02-06T11:31:00Z"/>
        </w:rPr>
      </w:pPr>
      <w:ins w:id="49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495" w:author="Unknown Author" w:date="2021-02-06T11:31:00Z"/>
        </w:rPr>
      </w:pPr>
      <w:ins w:id="494" w:author="Unknown Author" w:date="2021-02-06T11:31:00Z">
        <w:bookmarkStart w:id="53" w:name="copy_target_9"/>
        <w:bookmarkEnd w:id="53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pacman -Syu haveged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499" w:author="Unknown Author" w:date="2021-02-06T11:31:00Z"/>
        </w:rPr>
      </w:pPr>
      <w:ins w:id="49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sudo systemctl </w:t>
        </w:r>
      </w:ins>
      <w:ins w:id="49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start</w:t>
        </w:r>
      </w:ins>
      <w:ins w:id="49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haveged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03" w:author="Unknown Author" w:date="2021-02-06T11:31:00Z"/>
        </w:rPr>
      </w:pPr>
      <w:ins w:id="50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sudo systemctl </w:t>
        </w:r>
      </w:ins>
      <w:ins w:id="50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enable</w:t>
        </w:r>
      </w:ins>
      <w:ins w:id="50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haveged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05" w:author="Unknown Author" w:date="2021-02-06T11:31:00Z"/>
        </w:rPr>
      </w:pPr>
      <w:ins w:id="50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rm -rf /etc/pacman.d/gnupg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10" w:author="Unknown Author" w:date="2021-02-06T11:31:00Z"/>
        </w:rPr>
      </w:pPr>
      <w:ins w:id="5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pacman-</w:t>
        </w:r>
      </w:ins>
      <w:ins w:id="5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key</w:t>
        </w:r>
      </w:ins>
      <w:ins w:id="50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--init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15" w:author="Unknown Author" w:date="2021-02-06T11:31:00Z"/>
        </w:rPr>
      </w:pPr>
      <w:ins w:id="51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pacman-</w:t>
        </w:r>
      </w:ins>
      <w:ins w:id="51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key</w:t>
        </w:r>
      </w:ins>
      <w:ins w:id="51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1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--populate archlinux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20" w:author="Unknown Author" w:date="2021-02-06T11:31:00Z"/>
        </w:rPr>
      </w:pPr>
      <w:ins w:id="51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pacman-</w:t>
        </w:r>
      </w:ins>
      <w:ins w:id="51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key</w:t>
        </w:r>
      </w:ins>
      <w:ins w:id="51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1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--populate archlinuxcn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22" w:author="Unknown Author" w:date="2021-02-06T11:31:00Z"/>
        </w:rPr>
      </w:pPr>
      <w:ins w:id="52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524" w:author="Unknown Author" w:date="2021-02-06T11:31:00Z"/>
        </w:rPr>
      </w:pPr>
      <w:ins w:id="523" w:author="Unknown Author" w:date="2021-02-06T11:31:00Z">
        <w:bookmarkStart w:id="54" w:name="挂载硬盘"/>
        <w:bookmarkEnd w:id="54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挂载硬盘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526" w:author="Unknown Author" w:date="2021-02-06T11:31:00Z"/>
        </w:rPr>
      </w:pPr>
      <w:ins w:id="52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29" w:author="Unknown Author" w:date="2021-02-06T11:31:00Z"/>
        </w:rPr>
      </w:pPr>
      <w:ins w:id="527" w:author="Unknown Author" w:date="2021-02-06T11:31:00Z">
        <w:bookmarkStart w:id="55" w:name="copy_target_10"/>
        <w:bookmarkEnd w:id="55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52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mount -t ntfs-3g /dev/sda1 /mnt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31" w:author="Unknown Author" w:date="2021-02-06T11:31:00Z"/>
        </w:rPr>
      </w:pPr>
      <w:ins w:id="530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533" w:author="Unknown Author" w:date="2021-02-06T11:31:00Z"/>
        </w:rPr>
      </w:pPr>
      <w:ins w:id="53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37" w:author="Unknown Author" w:date="2021-02-06T11:31:00Z"/>
        </w:rPr>
      </w:pPr>
      <w:ins w:id="534" w:author="Unknown Author" w:date="2021-02-06T11:31:00Z">
        <w:bookmarkStart w:id="56" w:name="copy_target_11"/>
        <w:bookmarkEnd w:id="56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53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3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fdisk -l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39" w:author="Unknown Author" w:date="2021-02-06T11:31:00Z"/>
        </w:rPr>
      </w:pPr>
      <w:ins w:id="53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＃查看ＵＵＩＤ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43" w:author="Unknown Author" w:date="2021-02-06T11:31:00Z"/>
        </w:rPr>
      </w:pPr>
      <w:ins w:id="54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54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4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blkid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47" w:author="Unknown Author" w:date="2021-02-06T11:31:00Z"/>
        </w:rPr>
      </w:pPr>
      <w:ins w:id="54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54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4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vim /etc/fstab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51" w:author="Unknown Author" w:date="2021-02-06T11:31:00Z"/>
        </w:rPr>
      </w:pPr>
      <w:ins w:id="54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UUID</w:t>
        </w:r>
      </w:ins>
      <w:ins w:id="54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=</w:t>
        </w:r>
      </w:ins>
      <w:ins w:id="55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DA18EBFA09C1B27D /mnt/Windows ntfs-3g rw,umask=0000,defaults 0 0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53" w:author="Unknown Author" w:date="2021-02-06T11:31:00Z"/>
        </w:rPr>
      </w:pPr>
      <w:ins w:id="55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55" w:author="Unknown Author" w:date="2021-02-06T11:31:00Z"/>
        </w:rPr>
      </w:pPr>
      <w:ins w:id="55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557" w:author="Unknown Author" w:date="2021-02-06T11:31:00Z"/>
        </w:rPr>
      </w:pPr>
      <w:ins w:id="556" w:author="Unknown Author" w:date="2021-02-06T11:31:00Z">
        <w:bookmarkStart w:id="57" w:name="常用命令"/>
        <w:bookmarkEnd w:id="57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常用命令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559" w:author="Unknown Author" w:date="2021-02-06T11:31:00Z"/>
        </w:rPr>
      </w:pPr>
      <w:ins w:id="55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62" w:author="Unknown Author" w:date="2021-02-06T11:31:00Z"/>
        </w:rPr>
      </w:pPr>
      <w:ins w:id="560" w:author="Unknown Author" w:date="2021-02-06T11:31:00Z">
        <w:bookmarkStart w:id="58" w:name="copy_target_12"/>
        <w:bookmarkEnd w:id="58"/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安装 </w:t>
        </w:r>
      </w:ins>
      <w:ins w:id="56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pacman -S package_name  |yay -S  package_name 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65" w:author="Unknown Author" w:date="2021-02-06T11:31:00Z"/>
        </w:rPr>
      </w:pPr>
      <w:ins w:id="563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删除 </w:t>
        </w:r>
      </w:ins>
      <w:ins w:id="56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pacman -R package_name  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70" w:author="Unknown Author" w:date="2021-02-06T11:31:00Z"/>
        </w:rPr>
      </w:pPr>
      <w:ins w:id="56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查询</w:t>
        </w:r>
      </w:ins>
      <w:ins w:id="56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FF"/>
            <w:spacing w:val="0"/>
            <w:sz w:val="21"/>
            <w:highlight w:val="green"/>
          </w:rPr>
          <w:t>net</w:t>
        </w:r>
      </w:ins>
      <w:ins w:id="56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 pacman -Q |grep </w:t>
        </w:r>
      </w:ins>
      <w:ins w:id="56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FF"/>
            <w:spacing w:val="0"/>
            <w:sz w:val="21"/>
            <w:highlight w:val="green"/>
          </w:rPr>
          <w:t>net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72" w:author="Unknown Author" w:date="2021-02-06T11:31:00Z"/>
        </w:rPr>
      </w:pPr>
      <w:ins w:id="57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574" w:author="Unknown Author" w:date="2021-02-06T11:31:00Z"/>
        </w:rPr>
      </w:pPr>
      <w:ins w:id="57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580" w:author="Unknown Author" w:date="2021-02-06T11:31:00Z"/>
        </w:rPr>
      </w:pPr>
      <w:ins w:id="575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解决</w:t>
        </w:r>
      </w:ins>
      <w:ins w:id="57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Windows</w:t>
        </w:r>
      </w:ins>
      <w:ins w:id="57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和</w:t>
        </w:r>
      </w:ins>
      <w:ins w:id="57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Linux</w:t>
        </w:r>
      </w:ins>
      <w:ins w:id="579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双系统时间不一致问题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582" w:author="Unknown Author" w:date="2021-02-06T11:31:00Z"/>
        </w:rPr>
      </w:pPr>
      <w:ins w:id="581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sudo timedatectl set-local-rtc 1</w:t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584" w:author="Unknown Author" w:date="2021-02-06T11:31:00Z"/>
        </w:rPr>
      </w:pPr>
      <w:ins w:id="583" w:author="Unknown Author" w:date="2021-02-06T11:31:00Z">
        <w:bookmarkStart w:id="59" w:name="搜狗拼音"/>
        <w:bookmarkEnd w:id="59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搜狗拼音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586" w:author="Unknown Author" w:date="2021-02-06T11:31:00Z"/>
        </w:rPr>
      </w:pPr>
      <w:ins w:id="58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90" w:author="Unknown Author" w:date="2021-02-06T11:31:00Z"/>
        </w:rPr>
      </w:pPr>
      <w:ins w:id="587" w:author="Unknown Author" w:date="2021-02-06T11:31:00Z">
        <w:bookmarkStart w:id="60" w:name="copy_target_13"/>
        <w:bookmarkEnd w:id="60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58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8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fcitx-im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94" w:author="Unknown Author" w:date="2021-02-06T11:31:00Z"/>
        </w:rPr>
      </w:pPr>
      <w:ins w:id="59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59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fcitx-configtool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598" w:author="Unknown Author" w:date="2021-02-06T11:31:00Z"/>
        </w:rPr>
      </w:pPr>
      <w:ins w:id="59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59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59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fcitx-sogoupinyin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00" w:author="Unknown Author" w:date="2021-02-06T11:31:00Z"/>
        </w:rPr>
      </w:pPr>
      <w:ins w:id="59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602" w:author="Unknown Author" w:date="2021-02-06T11:31:00Z"/>
        </w:rPr>
      </w:pPr>
      <w:ins w:id="601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添加配置文件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604" w:author="Unknown Author" w:date="2021-02-06T11:31:00Z"/>
        </w:rPr>
      </w:pPr>
      <w:ins w:id="60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07" w:author="Unknown Author" w:date="2021-02-06T11:31:00Z"/>
        </w:rPr>
      </w:pPr>
      <w:ins w:id="605" w:author="Unknown Author" w:date="2021-02-06T11:31:00Z">
        <w:bookmarkStart w:id="61" w:name="copy_target_14"/>
        <w:bookmarkEnd w:id="61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6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vi ~/.xprofile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09" w:author="Unknown Author" w:date="2021-02-06T11:31:00Z"/>
        </w:rPr>
      </w:pPr>
      <w:ins w:id="60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611" w:author="Unknown Author" w:date="2021-02-06T11:31:00Z"/>
        </w:rPr>
      </w:pPr>
      <w:ins w:id="61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内容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613" w:author="Unknown Author" w:date="2021-02-06T11:31:00Z"/>
        </w:rPr>
      </w:pPr>
      <w:ins w:id="61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16" w:author="Unknown Author" w:date="2021-02-06T11:31:00Z"/>
        </w:rPr>
      </w:pPr>
      <w:ins w:id="614" w:author="Unknown Author" w:date="2021-02-06T11:31:00Z">
        <w:bookmarkStart w:id="62" w:name="copy_target_15"/>
        <w:bookmarkEnd w:id="62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export</w:t>
        </w:r>
      </w:ins>
      <w:ins w:id="61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GTK_IM_MODULE=fcitx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19" w:author="Unknown Author" w:date="2021-02-06T11:31:00Z"/>
        </w:rPr>
      </w:pPr>
      <w:ins w:id="61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export</w:t>
        </w:r>
      </w:ins>
      <w:ins w:id="61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QT_IM_MODULE=fcitx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22" w:author="Unknown Author" w:date="2021-02-06T11:31:00Z"/>
        </w:rPr>
      </w:pPr>
      <w:ins w:id="62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export</w:t>
        </w:r>
      </w:ins>
      <w:ins w:id="62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XMODIFIERS=@im=fcitx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24" w:author="Unknown Author" w:date="2021-02-06T11:31:00Z"/>
        </w:rPr>
      </w:pPr>
      <w:ins w:id="62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626" w:author="Unknown Author" w:date="2021-02-06T11:31:00Z"/>
        </w:rPr>
      </w:pPr>
      <w:ins w:id="62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29" w:author="Unknown Author" w:date="2021-02-06T11:31:00Z"/>
        </w:rPr>
      </w:pPr>
      <w:ins w:id="627" w:author="Unknown Author" w:date="2021-02-06T11:31:00Z">
        <w:bookmarkStart w:id="63" w:name="copy_target_16"/>
        <w:bookmarkEnd w:id="63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fcitx</w:t>
        </w:r>
      </w:ins>
      <w:ins w:id="62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-configtool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47" w:author="Unknown Author" w:date="2021-02-06T11:31:00Z"/>
        </w:rPr>
      </w:pPr>
      <w:ins w:id="63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#</w:t>
        </w:r>
      </w:ins>
      <w:ins w:id="631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对于</w:t>
        </w:r>
      </w:ins>
      <w:ins w:id="63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jetbrians</w:t>
        </w:r>
      </w:ins>
      <w:ins w:id="633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系列</w:t>
        </w:r>
      </w:ins>
      <w:ins w:id="63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fcitx</w:t>
        </w:r>
      </w:ins>
      <w:ins w:id="635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 xml:space="preserve">无法跟随的情况 </w:t>
        </w:r>
      </w:ins>
      <w:ins w:id="63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fcitx</w:t>
        </w:r>
      </w:ins>
      <w:ins w:id="637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输入法配置</w:t>
        </w:r>
      </w:ins>
      <w:ins w:id="63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&gt;</w:t>
        </w:r>
      </w:ins>
      <w:ins w:id="63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附加组件</w:t>
        </w:r>
      </w:ins>
      <w:ins w:id="64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&gt;</w:t>
        </w:r>
      </w:ins>
      <w:ins w:id="641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勾选高级</w:t>
        </w:r>
      </w:ins>
      <w:ins w:id="64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&gt;xim</w:t>
        </w:r>
      </w:ins>
      <w:ins w:id="643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前端</w:t>
        </w:r>
      </w:ins>
      <w:ins w:id="64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&gt;</w:t>
        </w:r>
      </w:ins>
      <w:ins w:id="645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勾选</w:t>
        </w:r>
      </w:ins>
      <w:ins w:id="64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on the spot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49" w:author="Unknown Author" w:date="2021-02-06T11:31:00Z"/>
        </w:rPr>
      </w:pPr>
      <w:ins w:id="64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51" w:author="Unknown Author" w:date="2021-02-06T11:31:00Z"/>
        </w:rPr>
      </w:pPr>
      <w:ins w:id="650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653" w:author="Unknown Author" w:date="2021-02-06T11:31:00Z"/>
        </w:rPr>
      </w:pPr>
      <w:ins w:id="652" w:author="Unknown Author" w:date="2021-02-06T11:31:00Z">
        <w:bookmarkStart w:id="64" w:name="安装工具"/>
        <w:bookmarkEnd w:id="64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安装工具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655" w:author="Unknown Author" w:date="2021-02-06T11:31:00Z"/>
        </w:rPr>
      </w:pPr>
      <w:ins w:id="65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58" w:author="Unknown Author" w:date="2021-02-06T11:31:00Z"/>
        </w:rPr>
      </w:pPr>
      <w:ins w:id="656" w:author="Unknown Author" w:date="2021-02-06T11:31:00Z">
        <w:bookmarkStart w:id="65" w:name="copy_target_17"/>
        <w:bookmarkEnd w:id="65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65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pacman -S yaourt yay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60" w:author="Unknown Author" w:date="2021-02-06T11:31:00Z"/>
        </w:rPr>
      </w:pPr>
      <w:ins w:id="65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62" w:author="Unknown Author" w:date="2021-02-06T11:31:00Z"/>
        </w:rPr>
      </w:pPr>
      <w:ins w:id="66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664" w:author="Unknown Author" w:date="2021-02-06T11:31:00Z"/>
        </w:rPr>
      </w:pPr>
      <w:ins w:id="663" w:author="Unknown Author" w:date="2021-02-06T11:31:00Z">
        <w:bookmarkStart w:id="66" w:name="ssr"/>
        <w:bookmarkEnd w:id="66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SSR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666" w:author="Unknown Author" w:date="2021-02-06T11:31:00Z"/>
        </w:rPr>
      </w:pPr>
      <w:ins w:id="66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69" w:author="Unknown Author" w:date="2021-02-06T11:31:00Z"/>
        </w:rPr>
      </w:pPr>
      <w:ins w:id="667" w:author="Unknown Author" w:date="2021-02-06T11:31:00Z">
        <w:bookmarkStart w:id="67" w:name="copy_target_18"/>
        <w:bookmarkEnd w:id="67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yay</w:t>
        </w:r>
      </w:ins>
      <w:ins w:id="66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-S electron-ssr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71" w:author="Unknown Author" w:date="2021-02-06T11:31:00Z"/>
        </w:rPr>
      </w:pPr>
      <w:ins w:id="67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http://127.0.0.1:12333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73" w:author="Unknown Author" w:date="2021-02-06T11:31:00Z"/>
        </w:rPr>
      </w:pPr>
      <w:ins w:id="67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socks5://127.0.0.1:1080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75" w:author="Unknown Author" w:date="2021-02-06T11:31:00Z"/>
        </w:rPr>
      </w:pPr>
      <w:ins w:id="67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677" w:author="Unknown Author" w:date="2021-02-06T11:31:00Z"/>
        </w:rPr>
      </w:pPr>
      <w:ins w:id="676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谷歌代理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679" w:author="Unknown Author" w:date="2021-02-06T11:31:00Z"/>
        </w:rPr>
      </w:pPr>
      <w:ins w:id="67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82" w:author="Unknown Author" w:date="2021-02-06T11:31:00Z"/>
        </w:rPr>
      </w:pPr>
      <w:ins w:id="680" w:author="Unknown Author" w:date="2021-02-06T11:31:00Z">
        <w:bookmarkStart w:id="68" w:name="copy_target_19"/>
        <w:bookmarkEnd w:id="68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google</w:t>
        </w:r>
      </w:ins>
      <w:ins w:id="68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-chrome-stable --proxy-server=socks5://127.0.0.1:1080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84" w:author="Unknown Author" w:date="2021-02-06T11:31:00Z"/>
        </w:rPr>
      </w:pPr>
      <w:ins w:id="68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686" w:author="Unknown Author" w:date="2021-02-06T11:31:00Z"/>
        </w:rPr>
      </w:pPr>
      <w:ins w:id="68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688" w:author="Unknown Author" w:date="2021-02-06T11:31:00Z"/>
        </w:rPr>
      </w:pPr>
      <w:ins w:id="68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终端代理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690" w:author="Unknown Author" w:date="2021-02-06T11:31:00Z"/>
        </w:rPr>
      </w:pPr>
      <w:ins w:id="68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94" w:author="Unknown Author" w:date="2021-02-06T11:31:00Z"/>
        </w:rPr>
      </w:pPr>
      <w:ins w:id="691" w:author="Unknown Author" w:date="2021-02-06T11:31:00Z">
        <w:bookmarkStart w:id="69" w:name="copy_target_20"/>
        <w:bookmarkEnd w:id="69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yay</w:t>
        </w:r>
      </w:ins>
      <w:ins w:id="69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6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-S proxychains-ng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698" w:author="Unknown Author" w:date="2021-02-06T11:31:00Z"/>
        </w:rPr>
      </w:pPr>
      <w:ins w:id="69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vim</w:t>
        </w:r>
      </w:ins>
      <w:ins w:id="69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69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/etc/proxychains.conf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01" w:author="Unknown Author" w:date="2021-02-06T11:31:00Z"/>
        </w:rPr>
      </w:pPr>
      <w:ins w:id="69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//</w:t>
        </w:r>
      </w:ins>
      <w:ins w:id="700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最后加入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05" w:author="Unknown Author" w:date="2021-02-06T11:31:00Z"/>
        </w:rPr>
      </w:pPr>
      <w:ins w:id="70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socket5</w:t>
        </w:r>
      </w:ins>
      <w:ins w:id="70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70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127.0.0.1 1080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09" w:author="Unknown Author" w:date="2021-02-06T11:31:00Z"/>
        </w:rPr>
      </w:pPr>
      <w:ins w:id="7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alias</w:t>
        </w:r>
      </w:ins>
      <w:ins w:id="7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70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gfw='proxychains4'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13" w:author="Unknown Author" w:date="2021-02-06T11:31:00Z"/>
        </w:rPr>
      </w:pPr>
      <w:ins w:id="71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gfw</w:t>
        </w:r>
      </w:ins>
      <w:ins w:id="71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71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curl ip.gs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15" w:author="Unknown Author" w:date="2021-02-06T11:31:00Z"/>
        </w:rPr>
      </w:pPr>
      <w:ins w:id="71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17" w:author="Unknown Author" w:date="2021-02-06T11:31:00Z"/>
        </w:rPr>
      </w:pPr>
      <w:ins w:id="716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19" w:author="Unknown Author" w:date="2021-02-06T11:31:00Z"/>
        </w:rPr>
      </w:pPr>
      <w:ins w:id="71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721" w:author="Unknown Author" w:date="2021-02-06T11:31:00Z"/>
        </w:rPr>
      </w:pPr>
      <w:ins w:id="720" w:author="Unknown Author" w:date="2021-02-06T11:31:00Z">
        <w:bookmarkStart w:id="70" w:name="zsh"/>
        <w:bookmarkEnd w:id="70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ZSH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723" w:author="Unknown Author" w:date="2021-02-06T11:31:00Z"/>
        </w:rPr>
      </w:pPr>
      <w:ins w:id="72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27" w:author="Unknown Author" w:date="2021-02-06T11:31:00Z"/>
        </w:rPr>
      </w:pPr>
      <w:ins w:id="724" w:author="Unknown Author" w:date="2021-02-06T11:31:00Z">
        <w:bookmarkStart w:id="71" w:name="copy_target_21"/>
        <w:bookmarkEnd w:id="71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72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72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zsh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31" w:author="Unknown Author" w:date="2021-02-06T11:31:00Z"/>
        </w:rPr>
      </w:pPr>
      <w:ins w:id="72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sh</w:t>
        </w:r>
      </w:ins>
      <w:ins w:id="72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73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-c "$(curl -fsSL https://raw.github.com/robbyrussell/oh-my-zsh/master/tools/install.sh)"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35" w:author="Unknown Author" w:date="2021-02-06T11:31:00Z"/>
        </w:rPr>
      </w:pPr>
      <w:ins w:id="73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chsh</w:t>
        </w:r>
      </w:ins>
      <w:ins w:id="73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73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 xml:space="preserve">-s /bin/zsh 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37" w:author="Unknown Author" w:date="2021-02-06T11:31:00Z"/>
        </w:rPr>
      </w:pPr>
      <w:ins w:id="736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39" w:author="Unknown Author" w:date="2021-02-06T11:31:00Z"/>
        </w:rPr>
      </w:pPr>
      <w:ins w:id="73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743" w:author="Unknown Author" w:date="2021-02-06T11:31:00Z"/>
        </w:rPr>
      </w:pPr>
      <w:ins w:id="740" w:author="Unknown Author" w:date="2021-02-06T11:31:00Z">
        <w:bookmarkStart w:id="72" w:name="2013676047"/>
        <w:bookmarkEnd w:id="72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可选插件安装</w:t>
        </w:r>
      </w:ins>
      <w:ins w:id="741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24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"2013676047"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742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Heading4"/>
        <w:numPr>
          <w:ilvl w:val="3"/>
          <w:numId w:val="2"/>
        </w:numPr>
        <w:spacing w:before="0" w:after="0"/>
        <w:ind w:left="120" w:right="0" w:hanging="0"/>
        <w:rPr>
          <w:rFonts w:ascii="DejaVu Sans Mono" w:hAnsi="DejaVu Sans Mono" w:eastAsia="DejaVu Sans Mono"/>
          <w:ins w:id="747" w:author="Unknown Author" w:date="2021-02-06T11:31:00Z"/>
        </w:rPr>
      </w:pPr>
      <w:ins w:id="744" w:author="Unknown Author" w:date="2021-02-06T11:31:00Z">
        <w:bookmarkStart w:id="73" w:name="2919558657"/>
        <w:bookmarkEnd w:id="73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1"/>
          </w:rPr>
          <w:t>高亮插件</w:t>
        </w:r>
      </w:ins>
      <w:ins w:id="745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21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"2919558657"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1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746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1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1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753" w:author="Unknown Author" w:date="2021-02-06T11:31:00Z"/>
        </w:rPr>
      </w:pPr>
      <w:ins w:id="748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高亮</w:t>
        </w:r>
      </w:ins>
      <w:ins w:id="74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 xml:space="preserve">zsh-syntax-highlighting </w:t>
        </w:r>
      </w:ins>
      <w:ins w:id="75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高亮你的</w:t>
        </w:r>
      </w:ins>
      <w:ins w:id="75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zsh</w:t>
        </w:r>
      </w:ins>
      <w:ins w:id="752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可用命令插件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755" w:author="Unknown Author" w:date="2021-02-06T11:31:00Z"/>
        </w:rPr>
      </w:pPr>
      <w:ins w:id="75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61" w:author="Unknown Author" w:date="2021-02-06T11:31:00Z"/>
        </w:rPr>
      </w:pPr>
      <w:ins w:id="756" w:author="Unknown Author" w:date="2021-02-06T11:31:00Z">
        <w:bookmarkStart w:id="74" w:name="copy_target_22"/>
        <w:bookmarkEnd w:id="74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git </w:t>
        </w:r>
      </w:ins>
      <w:ins w:id="75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FF"/>
            <w:spacing w:val="0"/>
            <w:sz w:val="21"/>
            <w:highlight w:val="green"/>
          </w:rPr>
          <w:t>clone</w:t>
        </w:r>
      </w:ins>
      <w:ins w:id="75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https://github.com/zsh-users/zsh-syntax-highlighting.git </w:t>
        </w:r>
      </w:ins>
      <w:ins w:id="75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${ZSH_CUSTOM:-~/.oh-my-zsh/custom}</w:t>
        </w:r>
      </w:ins>
      <w:ins w:id="76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/plugins/zsh-syntax-highlighting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63" w:author="Unknown Author" w:date="2021-02-06T11:31:00Z"/>
        </w:rPr>
      </w:pPr>
      <w:ins w:id="76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65" w:author="Unknown Author" w:date="2021-02-06T11:31:00Z"/>
        </w:rPr>
      </w:pPr>
      <w:ins w:id="76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767" w:author="Unknown Author" w:date="2021-02-06T11:31:00Z"/>
        </w:rPr>
      </w:pPr>
      <w:ins w:id="766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激活插件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769" w:author="Unknown Author" w:date="2021-02-06T11:31:00Z"/>
        </w:rPr>
      </w:pPr>
      <w:ins w:id="76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72" w:author="Unknown Author" w:date="2021-02-06T11:31:00Z"/>
        </w:rPr>
      </w:pPr>
      <w:ins w:id="770" w:author="Unknown Author" w:date="2021-02-06T11:31:00Z">
        <w:bookmarkStart w:id="75" w:name="copy_target_23"/>
        <w:bookmarkEnd w:id="75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77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vi ~/.zshrc 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74" w:author="Unknown Author" w:date="2021-02-06T11:31:00Z"/>
        </w:rPr>
      </w:pPr>
      <w:ins w:id="77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76" w:author="Unknown Author" w:date="2021-02-06T11:31:00Z"/>
        </w:rPr>
      </w:pPr>
      <w:ins w:id="77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778" w:author="Unknown Author" w:date="2021-02-06T11:31:00Z"/>
        </w:rPr>
      </w:pPr>
      <w:ins w:id="77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加入插件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780" w:author="Unknown Author" w:date="2021-02-06T11:31:00Z"/>
        </w:rPr>
      </w:pPr>
      <w:ins w:id="77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83" w:author="Unknown Author" w:date="2021-02-06T11:31:00Z"/>
        </w:rPr>
      </w:pPr>
      <w:ins w:id="781" w:author="Unknown Author" w:date="2021-02-06T11:31:00Z">
        <w:bookmarkStart w:id="76" w:name="copy_target_24"/>
        <w:bookmarkEnd w:id="76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plugins</w:t>
        </w:r>
      </w:ins>
      <w:ins w:id="78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=(git zsh-syntax-highlighting)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85" w:author="Unknown Author" w:date="2021-02-06T11:31:00Z"/>
        </w:rPr>
      </w:pPr>
      <w:ins w:id="78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87" w:author="Unknown Author" w:date="2021-02-06T11:31:00Z"/>
        </w:rPr>
      </w:pPr>
      <w:ins w:id="786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789" w:author="Unknown Author" w:date="2021-02-06T11:31:00Z"/>
        </w:rPr>
      </w:pPr>
      <w:ins w:id="788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让他生效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791" w:author="Unknown Author" w:date="2021-02-06T11:31:00Z"/>
        </w:rPr>
      </w:pPr>
      <w:ins w:id="79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794" w:author="Unknown Author" w:date="2021-02-06T11:31:00Z"/>
        </w:rPr>
      </w:pPr>
      <w:ins w:id="792" w:author="Unknown Author" w:date="2021-02-06T11:31:00Z">
        <w:bookmarkStart w:id="77" w:name="copy_target_25"/>
        <w:bookmarkEnd w:id="77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FF"/>
            <w:spacing w:val="0"/>
            <w:sz w:val="21"/>
            <w:highlight w:val="green"/>
          </w:rPr>
          <w:t>source</w:t>
        </w:r>
      </w:ins>
      <w:ins w:id="7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~/.zshrc 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96" w:author="Unknown Author" w:date="2021-02-06T11:31:00Z"/>
        </w:rPr>
      </w:pPr>
      <w:ins w:id="79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798" w:author="Unknown Author" w:date="2021-02-06T11:31:00Z"/>
        </w:rPr>
      </w:pPr>
      <w:ins w:id="79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4"/>
        <w:numPr>
          <w:ilvl w:val="3"/>
          <w:numId w:val="2"/>
        </w:numPr>
        <w:spacing w:before="0" w:after="0"/>
        <w:ind w:left="120" w:right="0" w:hanging="0"/>
        <w:rPr>
          <w:rFonts w:ascii="DejaVu Sans Mono" w:hAnsi="DejaVu Sans Mono" w:eastAsia="DejaVu Sans Mono"/>
          <w:ins w:id="802" w:author="Unknown Author" w:date="2021-02-06T11:31:00Z"/>
        </w:rPr>
      </w:pPr>
      <w:ins w:id="799" w:author="Unknown Author" w:date="2021-02-06T11:31:00Z">
        <w:bookmarkStart w:id="78" w:name="862202122"/>
        <w:bookmarkEnd w:id="78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21"/>
          </w:rPr>
          <w:t>zsh-autosuggestions</w:t>
        </w:r>
      </w:ins>
      <w:ins w:id="800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21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"862202122"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801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1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804" w:author="Unknown Author" w:date="2021-02-06T11:31:00Z"/>
        </w:rPr>
      </w:pPr>
      <w:ins w:id="80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810" w:author="Unknown Author" w:date="2021-02-06T11:31:00Z"/>
        </w:rPr>
      </w:pPr>
      <w:ins w:id="805" w:author="Unknown Author" w:date="2021-02-06T11:31:00Z">
        <w:bookmarkStart w:id="79" w:name="copy_target_26"/>
        <w:bookmarkEnd w:id="79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git </w:t>
        </w:r>
      </w:ins>
      <w:ins w:id="8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FF"/>
            <w:spacing w:val="0"/>
            <w:sz w:val="21"/>
            <w:highlight w:val="green"/>
          </w:rPr>
          <w:t>clone</w:t>
        </w:r>
      </w:ins>
      <w:ins w:id="8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https://github.com/zsh-users/zsh-autosuggestions.git </w:t>
        </w:r>
      </w:ins>
      <w:ins w:id="80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${ZSH_CUSTOM:-~/.oh-my-zsh/custom}</w:t>
        </w:r>
      </w:ins>
      <w:ins w:id="8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/plugins/zsh-autosuggestions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12" w:author="Unknown Author" w:date="2021-02-06T11:31:00Z"/>
        </w:rPr>
      </w:pPr>
      <w:ins w:id="81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14" w:author="Unknown Author" w:date="2021-02-06T11:31:00Z"/>
        </w:rPr>
      </w:pPr>
      <w:ins w:id="81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816" w:author="Unknown Author" w:date="2021-02-06T11:31:00Z"/>
        </w:rPr>
      </w:pPr>
      <w:ins w:id="815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加入插件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818" w:author="Unknown Author" w:date="2021-02-06T11:31:00Z"/>
        </w:rPr>
      </w:pPr>
      <w:ins w:id="817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822" w:author="Unknown Author" w:date="2021-02-06T11:31:00Z"/>
        </w:rPr>
      </w:pPr>
      <w:ins w:id="819" w:author="Unknown Author" w:date="2021-02-06T11:31:00Z">
        <w:bookmarkStart w:id="80" w:name="copy_target_27"/>
        <w:bookmarkEnd w:id="80"/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</w:t>
        </w:r>
      </w:ins>
      <w:ins w:id="82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plugins</w:t>
        </w:r>
      </w:ins>
      <w:ins w:id="82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=(git zsh-syntax-highlighting zsh-autosuggestions) 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24" w:author="Unknown Author" w:date="2021-02-06T11:31:00Z"/>
        </w:rPr>
      </w:pPr>
      <w:ins w:id="82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26" w:author="Unknown Author" w:date="2021-02-06T11:31:00Z"/>
        </w:rPr>
      </w:pPr>
      <w:ins w:id="82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829" w:author="Unknown Author" w:date="2021-02-06T11:31:00Z"/>
        </w:rPr>
      </w:pPr>
      <w:ins w:id="82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生效 </w:t>
        </w:r>
      </w:ins>
      <w:ins w:id="828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source ~/.zshrc</w:t>
        </w:r>
      </w:ins>
    </w:p>
    <w:p>
      <w:pPr>
        <w:pStyle w:val="Heading4"/>
        <w:numPr>
          <w:ilvl w:val="3"/>
          <w:numId w:val="2"/>
        </w:numPr>
        <w:spacing w:before="0" w:after="0"/>
        <w:ind w:left="120" w:right="0" w:hanging="0"/>
        <w:rPr>
          <w:rFonts w:ascii="DejaVu Sans Mono" w:hAnsi="DejaVu Sans Mono" w:eastAsia="DejaVu Sans Mono"/>
          <w:ins w:id="834" w:author="Unknown Author" w:date="2021-02-06T11:31:00Z"/>
        </w:rPr>
      </w:pPr>
      <w:ins w:id="830" w:author="Unknown Author" w:date="2021-02-06T11:31:00Z">
        <w:bookmarkStart w:id="81" w:name="1596587106"/>
        <w:bookmarkEnd w:id="81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21"/>
          </w:rPr>
          <w:t>zsh</w:t>
        </w:r>
      </w:ins>
      <w:ins w:id="831" w:author="Unknown Author" w:date="2021-02-06T11:31:00Z"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1"/>
          </w:rPr>
          <w:t>补全插件</w:t>
        </w:r>
      </w:ins>
      <w:ins w:id="832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21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"1596587106"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833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1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TextBody"/>
        <w:spacing w:before="0" w:after="0"/>
        <w:ind w:left="150" w:right="150" w:hanging="0"/>
        <w:rPr>
          <w:rFonts w:ascii="DejaVu Sans Mono" w:hAnsi="DejaVu Sans Mono" w:eastAsia="DejaVu Sans Mono"/>
          <w:ins w:id="836" w:author="Unknown Author" w:date="2021-02-06T11:31:00Z"/>
        </w:rPr>
      </w:pPr>
      <w:hyperlink r:id="rId22" w:tgtFrame="_blank">
        <w:ins w:id="835" w:author="Unknown Author" w:date="2021-02-06T11:31:00Z">
          <w:r>
            <w:rPr>
              <w:rStyle w:val="InternetLink"/>
              <w:rFonts w:eastAsia="Lato;PingFang SC;Microsoft YaHei;sans-serif"/>
              <w:b w:val="false"/>
              <w:i w:val="false"/>
              <w:caps w:val="false"/>
              <w:smallCaps w:val="false"/>
              <w:strike w:val="false"/>
              <w:dstrike w:val="false"/>
              <w:color w:val="2D8CF0"/>
              <w:spacing w:val="0"/>
              <w:sz w:val="23"/>
              <w:u w:val="none"/>
              <w:effect w:val="none"/>
            </w:rPr>
            <w:t>点击下载</w:t>
          </w:r>
        </w:ins>
      </w:hyperlink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838" w:author="Unknown Author" w:date="2021-02-06T11:31:00Z"/>
        </w:rPr>
      </w:pPr>
      <w:ins w:id="83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创建目录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840" w:author="Unknown Author" w:date="2021-02-06T11:31:00Z"/>
        </w:rPr>
      </w:pPr>
      <w:ins w:id="83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842" w:author="Unknown Author" w:date="2021-02-06T11:31:00Z"/>
        </w:rPr>
      </w:pPr>
      <w:ins w:id="841" w:author="Unknown Author" w:date="2021-02-06T11:31:00Z">
        <w:bookmarkStart w:id="82" w:name="copy_target_28"/>
        <w:bookmarkEnd w:id="82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mkdir ~/.oh-my-zsh/custom/plugins/incr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44" w:author="Unknown Author" w:date="2021-02-06T11:31:00Z"/>
        </w:rPr>
      </w:pPr>
      <w:ins w:id="84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46" w:author="Unknown Author" w:date="2021-02-06T11:31:00Z"/>
        </w:rPr>
      </w:pPr>
      <w:ins w:id="84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848" w:author="Unknown Author" w:date="2021-02-06T11:31:00Z"/>
        </w:rPr>
      </w:pPr>
      <w:ins w:id="84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把下载的文件移动进去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850" w:author="Unknown Author" w:date="2021-02-06T11:31:00Z"/>
        </w:rPr>
      </w:pPr>
      <w:ins w:id="84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853" w:author="Unknown Author" w:date="2021-02-06T11:31:00Z"/>
        </w:rPr>
      </w:pPr>
      <w:ins w:id="851" w:author="Unknown Author" w:date="2021-02-06T11:31:00Z">
        <w:bookmarkStart w:id="83" w:name="copy_target_29"/>
        <w:bookmarkEnd w:id="83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85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vi ~/.zshrc 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55" w:author="Unknown Author" w:date="2021-02-06T11:31:00Z"/>
        </w:rPr>
      </w:pPr>
      <w:ins w:id="85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57" w:author="Unknown Author" w:date="2021-02-06T11:31:00Z"/>
        </w:rPr>
      </w:pPr>
      <w:ins w:id="856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859" w:author="Unknown Author" w:date="2021-02-06T11:31:00Z"/>
        </w:rPr>
      </w:pPr>
      <w:ins w:id="858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添加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861" w:author="Unknown Author" w:date="2021-02-06T11:31:00Z"/>
        </w:rPr>
      </w:pPr>
      <w:ins w:id="86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864" w:author="Unknown Author" w:date="2021-02-06T11:31:00Z"/>
        </w:rPr>
      </w:pPr>
      <w:ins w:id="862" w:author="Unknown Author" w:date="2021-02-06T11:31:00Z">
        <w:bookmarkStart w:id="84" w:name="copy_target_30"/>
        <w:bookmarkEnd w:id="84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plugins</w:t>
        </w:r>
      </w:ins>
      <w:ins w:id="86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=(git zsh-syntax-highlighting incr)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66" w:author="Unknown Author" w:date="2021-02-06T11:31:00Z"/>
        </w:rPr>
      </w:pPr>
      <w:ins w:id="86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68" w:author="Unknown Author" w:date="2021-02-06T11:31:00Z"/>
        </w:rPr>
      </w:pPr>
      <w:ins w:id="86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872" w:author="Unknown Author" w:date="2021-02-06T11:31:00Z"/>
        </w:rPr>
      </w:pPr>
      <w:ins w:id="869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在</w:t>
        </w:r>
      </w:ins>
      <w:ins w:id="87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~/.zshrc</w:t>
        </w:r>
      </w:ins>
      <w:ins w:id="871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文件末尾加上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874" w:author="Unknown Author" w:date="2021-02-06T11:31:00Z"/>
        </w:rPr>
      </w:pPr>
      <w:ins w:id="87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876" w:author="Unknown Author" w:date="2021-02-06T11:31:00Z"/>
        </w:rPr>
      </w:pPr>
      <w:ins w:id="875" w:author="Unknown Author" w:date="2021-02-06T11:31:00Z">
        <w:bookmarkStart w:id="85" w:name="copy_target_31"/>
        <w:bookmarkEnd w:id="85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source ~/.oh-my-zsh/plugins/incr/incr*.zsh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78" w:author="Unknown Author" w:date="2021-02-06T11:31:00Z"/>
        </w:rPr>
      </w:pPr>
      <w:ins w:id="87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80" w:author="Unknown Author" w:date="2021-02-06T11:31:00Z"/>
        </w:rPr>
      </w:pPr>
      <w:ins w:id="87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884" w:author="Unknown Author" w:date="2021-02-06T11:31:00Z"/>
        </w:rPr>
      </w:pPr>
      <w:ins w:id="881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更新</w:t>
        </w:r>
      </w:ins>
      <w:ins w:id="88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.zshrc</w:t>
        </w:r>
      </w:ins>
      <w:ins w:id="883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文件：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886" w:author="Unknown Author" w:date="2021-02-06T11:31:00Z"/>
        </w:rPr>
      </w:pPr>
      <w:ins w:id="88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889" w:author="Unknown Author" w:date="2021-02-06T11:31:00Z"/>
        </w:rPr>
      </w:pPr>
      <w:ins w:id="887" w:author="Unknown Author" w:date="2021-02-06T11:31:00Z">
        <w:bookmarkStart w:id="86" w:name="copy_target_32"/>
        <w:bookmarkEnd w:id="86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FF"/>
            <w:spacing w:val="0"/>
            <w:sz w:val="21"/>
            <w:highlight w:val="green"/>
          </w:rPr>
          <w:t>source</w:t>
        </w:r>
      </w:ins>
      <w:ins w:id="88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~/.zshrc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91" w:author="Unknown Author" w:date="2021-02-06T11:31:00Z"/>
        </w:rPr>
      </w:pPr>
      <w:ins w:id="890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893" w:author="Unknown Author" w:date="2021-02-06T11:31:00Z"/>
        </w:rPr>
      </w:pPr>
      <w:ins w:id="89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4"/>
        <w:numPr>
          <w:ilvl w:val="3"/>
          <w:numId w:val="2"/>
        </w:numPr>
        <w:spacing w:before="0" w:after="0"/>
        <w:ind w:left="120" w:right="0" w:hanging="0"/>
        <w:rPr>
          <w:rFonts w:ascii="DejaVu Sans Mono" w:hAnsi="DejaVu Sans Mono" w:eastAsia="DejaVu Sans Mono"/>
          <w:ins w:id="898" w:author="Unknown Author" w:date="2021-02-06T11:31:00Z"/>
        </w:rPr>
      </w:pPr>
      <w:ins w:id="894" w:author="Unknown Author" w:date="2021-02-06T11:31:00Z">
        <w:bookmarkStart w:id="87" w:name="3178171361"/>
        <w:bookmarkEnd w:id="87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21"/>
          </w:rPr>
          <w:t>spaceship</w:t>
        </w:r>
      </w:ins>
      <w:ins w:id="895" w:author="Unknown Author" w:date="2021-02-06T11:31:00Z"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1"/>
          </w:rPr>
          <w:t>主题</w:t>
        </w:r>
      </w:ins>
      <w:ins w:id="896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21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"3178171361"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897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1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900" w:author="Unknown Author" w:date="2021-02-06T11:31:00Z"/>
        </w:rPr>
      </w:pPr>
      <w:ins w:id="89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04" w:author="Unknown Author" w:date="2021-02-06T11:31:00Z"/>
        </w:rPr>
      </w:pPr>
      <w:ins w:id="901" w:author="Unknown Author" w:date="2021-02-06T11:31:00Z">
        <w:bookmarkStart w:id="88" w:name="copy_target_33"/>
        <w:bookmarkEnd w:id="88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git</w:t>
        </w:r>
      </w:ins>
      <w:ins w:id="90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clone https://github.com/denysdovhan/spaceship-prompt.git </w:t>
        </w:r>
      </w:ins>
      <w:ins w:id="90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"$ZSH_CUSTOM/themes/spaceship-prompt"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09" w:author="Unknown Author" w:date="2021-02-06T11:31:00Z"/>
        </w:rPr>
      </w:pPr>
      <w:ins w:id="90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ln -s </w:t>
        </w:r>
      </w:ins>
      <w:ins w:id="9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"$ZSH_CUSTOM/themes/spaceship-prompt/spaceship.zsh-theme"</w:t>
        </w:r>
      </w:ins>
      <w:ins w:id="9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0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"$ZSH_CUSTOM/themes/spaceship.zsh-theme"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11" w:author="Unknown Author" w:date="2021-02-06T11:31:00Z"/>
        </w:rPr>
      </w:pPr>
      <w:ins w:id="910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13" w:author="Unknown Author" w:date="2021-02-06T11:31:00Z"/>
        </w:rPr>
      </w:pPr>
      <w:ins w:id="91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918" w:author="Unknown Author" w:date="2021-02-06T11:31:00Z"/>
        </w:rPr>
      </w:pPr>
      <w:ins w:id="914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打开</w:t>
        </w:r>
      </w:ins>
      <w:ins w:id="915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~/.zshrc</w:t>
        </w:r>
      </w:ins>
      <w:ins w:id="91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917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设置主题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920" w:author="Unknown Author" w:date="2021-02-06T11:31:00Z"/>
        </w:rPr>
      </w:pPr>
      <w:ins w:id="91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24" w:author="Unknown Author" w:date="2021-02-06T11:31:00Z"/>
        </w:rPr>
      </w:pPr>
      <w:ins w:id="921" w:author="Unknown Author" w:date="2021-02-06T11:31:00Z">
        <w:bookmarkStart w:id="89" w:name="copy_target_34"/>
        <w:bookmarkEnd w:id="89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ZSH_THEME</w:t>
        </w:r>
      </w:ins>
      <w:ins w:id="92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=</w:t>
        </w:r>
      </w:ins>
      <w:ins w:id="92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"spaceship"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26" w:author="Unknown Author" w:date="2021-02-06T11:31:00Z"/>
        </w:rPr>
      </w:pPr>
      <w:ins w:id="92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28" w:author="Unknown Author" w:date="2021-02-06T11:31:00Z"/>
        </w:rPr>
      </w:pPr>
      <w:ins w:id="92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930" w:author="Unknown Author" w:date="2021-02-06T11:31:00Z"/>
        </w:rPr>
      </w:pPr>
      <w:ins w:id="929" w:author="Unknown Author" w:date="2021-02-06T11:31:00Z">
        <w:bookmarkStart w:id="90" w:name="中文字体"/>
        <w:bookmarkEnd w:id="90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中文字体</w:t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934" w:author="Unknown Author" w:date="2021-02-06T11:31:00Z"/>
        </w:rPr>
      </w:pPr>
      <w:ins w:id="931" w:author="Unknown Author" w:date="2021-02-06T11:31:00Z">
        <w:bookmarkStart w:id="91" w:name="3014461502"/>
        <w:bookmarkEnd w:id="91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文泉驿家族：</w:t>
        </w:r>
      </w:ins>
      <w:ins w:id="932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32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"3014461502"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32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933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32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936" w:author="Unknown Author" w:date="2021-02-06T11:31:00Z"/>
        </w:rPr>
      </w:pPr>
      <w:ins w:id="93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40" w:author="Unknown Author" w:date="2021-02-06T11:31:00Z"/>
        </w:rPr>
      </w:pPr>
      <w:ins w:id="937" w:author="Unknown Author" w:date="2021-02-06T11:31:00Z">
        <w:bookmarkStart w:id="92" w:name="copy_target_35"/>
        <w:bookmarkEnd w:id="92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93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3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--noconfirm wqy-microhei &amp;&amp;fc-cache -fv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44" w:author="Unknown Author" w:date="2021-02-06T11:31:00Z"/>
        </w:rPr>
      </w:pPr>
      <w:ins w:id="94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94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4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wqy-microhei-lite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48" w:author="Unknown Author" w:date="2021-02-06T11:31:00Z"/>
        </w:rPr>
      </w:pPr>
      <w:ins w:id="94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94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4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wqy-bitmapfont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52" w:author="Unknown Author" w:date="2021-02-06T11:31:00Z"/>
        </w:rPr>
      </w:pPr>
      <w:ins w:id="94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95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5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wqy-zenhei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54" w:author="Unknown Author" w:date="2021-02-06T11:31:00Z"/>
        </w:rPr>
      </w:pPr>
      <w:ins w:id="95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56" w:author="Unknown Author" w:date="2021-02-06T11:31:00Z"/>
        </w:rPr>
      </w:pPr>
      <w:ins w:id="95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961" w:author="Unknown Author" w:date="2021-02-06T11:31:00Z"/>
        </w:rPr>
      </w:pPr>
      <w:ins w:id="957" w:author="Unknown Author" w:date="2021-02-06T11:31:00Z">
        <w:bookmarkStart w:id="93" w:name="4086619903"/>
        <w:bookmarkEnd w:id="93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YaHei-Consolas</w:t>
        </w:r>
      </w:ins>
      <w:ins w:id="958" w:author="Unknown Author" w:date="2021-02-06T11:31:00Z"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字体</w:t>
        </w:r>
      </w:ins>
      <w:ins w:id="959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32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"4086619903"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960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963" w:author="Unknown Author" w:date="2021-02-06T11:31:00Z"/>
        </w:rPr>
      </w:pPr>
      <w:ins w:id="96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66" w:author="Unknown Author" w:date="2021-02-06T11:31:00Z"/>
        </w:rPr>
      </w:pPr>
      <w:ins w:id="964" w:author="Unknown Author" w:date="2021-02-06T11:31:00Z">
        <w:bookmarkStart w:id="94" w:name="copy_target_36"/>
        <w:bookmarkEnd w:id="94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cd</w:t>
        </w:r>
      </w:ins>
      <w:ins w:id="96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/tmp&amp;&amp;git clone https://github.com/GitHubNull/YaHei-Consolas-Hybrid-1.12.git --depth 1&amp;&amp;sudo sh YaHei-Consolas-Hybrid-1.12/setup.sh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68" w:author="Unknown Author" w:date="2021-02-06T11:31:00Z"/>
        </w:rPr>
      </w:pPr>
      <w:ins w:id="96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70" w:author="Unknown Author" w:date="2021-02-06T11:31:00Z"/>
        </w:rPr>
      </w:pPr>
      <w:ins w:id="96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974" w:author="Unknown Author" w:date="2021-02-06T11:31:00Z"/>
        </w:rPr>
      </w:pPr>
      <w:ins w:id="971" w:author="Unknown Author" w:date="2021-02-06T11:31:00Z">
        <w:bookmarkStart w:id="95" w:name="2806273317"/>
        <w:bookmarkEnd w:id="95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选用：</w:t>
        </w:r>
      </w:ins>
      <w:ins w:id="972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32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"2806273317"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32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973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32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976" w:author="Unknown Author" w:date="2021-02-06T11:31:00Z"/>
        </w:rPr>
      </w:pPr>
      <w:ins w:id="97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80" w:author="Unknown Author" w:date="2021-02-06T11:31:00Z"/>
        </w:rPr>
      </w:pPr>
      <w:ins w:id="977" w:author="Unknown Author" w:date="2021-02-06T11:31:00Z">
        <w:bookmarkStart w:id="96" w:name="copy_target_37"/>
        <w:bookmarkEnd w:id="96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yaourt</w:t>
        </w:r>
      </w:ins>
      <w:ins w:id="97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7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-S ttf-meslo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84" w:author="Unknown Author" w:date="2021-02-06T11:31:00Z"/>
        </w:rPr>
      </w:pPr>
      <w:ins w:id="98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98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8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adobe-source-han-sans-cn-fonts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88" w:author="Unknown Author" w:date="2021-02-06T11:31:00Z"/>
        </w:rPr>
      </w:pPr>
      <w:ins w:id="98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98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8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adobe-source-han-serif-cn-fonts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992" w:author="Unknown Author" w:date="2021-02-06T11:31:00Z"/>
        </w:rPr>
      </w:pPr>
      <w:ins w:id="98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99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99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noto-fonts-cjk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94" w:author="Unknown Author" w:date="2021-02-06T11:31:00Z"/>
        </w:rPr>
      </w:pPr>
      <w:ins w:id="99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996" w:author="Unknown Author" w:date="2021-02-06T11:31:00Z"/>
        </w:rPr>
      </w:pPr>
      <w:ins w:id="99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998" w:author="Unknown Author" w:date="2021-02-06T11:31:00Z"/>
        </w:rPr>
      </w:pPr>
      <w:ins w:id="997" w:author="Unknown Author" w:date="2021-02-06T11:31:00Z">
        <w:bookmarkStart w:id="97" w:name="软件安装"/>
        <w:bookmarkEnd w:id="97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软件安装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005" w:author="Unknown Author" w:date="2021-02-06T11:31:00Z"/>
        </w:rPr>
      </w:pPr>
      <w:ins w:id="999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 xml:space="preserve">谷歌 </w:t>
        </w:r>
      </w:ins>
      <w:ins w:id="100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 xml:space="preserve">vim git vs vlc neofetch </w:t>
        </w:r>
      </w:ins>
      <w:ins w:id="1001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 xml:space="preserve">网易云 </w:t>
        </w:r>
      </w:ins>
      <w:ins w:id="100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 xml:space="preserve">foxitreader </w:t>
        </w:r>
      </w:ins>
      <w:ins w:id="1003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 xml:space="preserve">火狐汉化 </w:t>
        </w:r>
      </w:ins>
      <w:ins w:id="100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uget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007" w:author="Unknown Author" w:date="2021-02-06T11:31:00Z"/>
        </w:rPr>
      </w:pPr>
      <w:ins w:id="100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014" w:author="Unknown Author" w:date="2021-02-06T11:31:00Z"/>
        </w:rPr>
      </w:pPr>
      <w:ins w:id="1008" w:author="Unknown Author" w:date="2021-02-06T11:31:00Z">
        <w:bookmarkStart w:id="98" w:name="copy_target_38"/>
        <w:bookmarkEnd w:id="98"/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</w:t>
        </w:r>
      </w:ins>
      <w:ins w:id="10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yay -S google-chrome vim  git visual-studio-</w:t>
        </w:r>
      </w:ins>
      <w:ins w:id="101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code</w:t>
        </w:r>
      </w:ins>
      <w:ins w:id="101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-bin  vlc  neofetch netease-cloud-music foxitreader  firefox-i18n-zh-</w:t>
        </w:r>
      </w:ins>
      <w:ins w:id="101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cn</w:t>
        </w:r>
      </w:ins>
      <w:ins w:id="101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  uget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016" w:author="Unknown Author" w:date="2021-02-06T11:31:00Z"/>
        </w:rPr>
      </w:pPr>
      <w:ins w:id="101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018" w:author="Unknown Author" w:date="2021-02-06T11:31:00Z"/>
        </w:rPr>
      </w:pPr>
      <w:ins w:id="101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22" w:author="Unknown Author" w:date="2021-02-06T11:31:00Z"/>
        </w:rPr>
      </w:pPr>
      <w:ins w:id="1019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bat</w:t>
        </w:r>
      </w:ins>
      <w:ins w:id="102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cat</w:t>
        </w:r>
      </w:ins>
      <w:ins w:id="1021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的克隆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24" w:author="Unknown Author" w:date="2021-02-06T11:31:00Z"/>
        </w:rPr>
      </w:pPr>
      <w:ins w:id="1023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xmind zen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026" w:author="Unknown Author" w:date="2021-02-06T11:31:00Z"/>
        </w:rPr>
      </w:pPr>
      <w:ins w:id="102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029" w:author="Unknown Author" w:date="2021-02-06T11:31:00Z"/>
        </w:rPr>
      </w:pPr>
      <w:ins w:id="1027" w:author="Unknown Author" w:date="2021-02-06T11:31:00Z">
        <w:bookmarkStart w:id="99" w:name="copy_target_39"/>
        <w:bookmarkEnd w:id="99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pdf-footer-zh-CN</w:t>
        </w:r>
      </w:ins>
      <w:ins w:id="102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.svg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032" w:author="Unknown Author" w:date="2021-02-06T11:31:00Z"/>
        </w:rPr>
      </w:pPr>
      <w:ins w:id="103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png-watermark-zh-CN</w:t>
        </w:r>
      </w:ins>
      <w:ins w:id="103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.svg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035" w:author="Unknown Author" w:date="2021-02-06T11:31:00Z"/>
        </w:rPr>
      </w:pPr>
      <w:ins w:id="103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print-watermark-zh-CN</w:t>
        </w:r>
      </w:ins>
      <w:ins w:id="103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.svg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037" w:author="Unknown Author" w:date="2021-02-06T11:31:00Z"/>
        </w:rPr>
      </w:pPr>
      <w:ins w:id="1036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41" w:author="Unknown Author" w:date="2021-02-06T11:31:00Z"/>
        </w:rPr>
      </w:pPr>
      <w:ins w:id="1038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ncdu</w:t>
        </w:r>
      </w:ins>
      <w:ins w:id="103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4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可视化分析目录占用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45" w:author="Unknown Author" w:date="2021-02-06T11:31:00Z"/>
        </w:rPr>
      </w:pPr>
      <w:ins w:id="1042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redshift</w:t>
        </w:r>
      </w:ins>
      <w:ins w:id="104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44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色温调节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49" w:author="Unknown Author" w:date="2021-02-06T11:31:00Z"/>
        </w:rPr>
      </w:pPr>
      <w:ins w:id="1046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virtualbox</w:t>
        </w:r>
      </w:ins>
      <w:ins w:id="1047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48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虚拟机 安装对应内核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53" w:author="Unknown Author" w:date="2021-02-06T11:31:00Z"/>
        </w:rPr>
      </w:pPr>
      <w:ins w:id="1050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qalculate</w:t>
        </w:r>
      </w:ins>
      <w:ins w:id="105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52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计算器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57" w:author="Unknown Author" w:date="2021-02-06T11:31:00Z"/>
        </w:rPr>
      </w:pPr>
      <w:ins w:id="1054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wiznote</w:t>
        </w:r>
      </w:ins>
      <w:ins w:id="105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56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为知笔记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61" w:author="Unknown Author" w:date="2021-02-06T11:31:00Z"/>
        </w:rPr>
      </w:pPr>
      <w:ins w:id="1058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Albert</w:t>
        </w:r>
      </w:ins>
      <w:ins w:id="105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6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软件启动器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66" w:author="Unknown Author" w:date="2021-02-06T11:31:00Z"/>
        </w:rPr>
      </w:pPr>
      <w:ins w:id="1062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wps wps</w:t>
        </w:r>
      </w:ins>
      <w:ins w:id="1063" w:author="Unknown Author" w:date="2021-02-06T11:31:00Z">
        <w:r>
          <w:rPr>
            <w:rStyle w:val="SourceText"/>
            <w:rFonts w:eastAsia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字体</w:t>
        </w:r>
      </w:ins>
      <w:ins w:id="1064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6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wps-office ttf-wps-fonts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70" w:author="Unknown Author" w:date="2021-02-06T11:31:00Z"/>
        </w:rPr>
      </w:pPr>
      <w:ins w:id="1067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file-roller unrar unzip p7zip</w:t>
        </w:r>
      </w:ins>
      <w:ins w:id="106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69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压缩解压缩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072" w:author="Unknown Author" w:date="2021-02-06T11:31:00Z"/>
        </w:rPr>
      </w:pPr>
      <w:ins w:id="107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motrix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74" w:author="Unknown Author" w:date="2021-02-06T11:31:00Z"/>
        </w:rPr>
      </w:pPr>
      <w:ins w:id="1073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aria2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077" w:author="Unknown Author" w:date="2021-02-06T11:31:00Z"/>
        </w:rPr>
      </w:pPr>
      <w:ins w:id="1075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需要安装以下工具即可正常使用</w:t>
        </w:r>
      </w:ins>
      <w:ins w:id="107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ifconfig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079" w:author="Unknown Author" w:date="2021-02-06T11:31:00Z"/>
        </w:rPr>
      </w:pPr>
      <w:ins w:id="107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082" w:author="Unknown Author" w:date="2021-02-06T11:31:00Z"/>
        </w:rPr>
      </w:pPr>
      <w:ins w:id="1080" w:author="Unknown Author" w:date="2021-02-06T11:31:00Z">
        <w:bookmarkStart w:id="100" w:name="copy_target_40"/>
        <w:bookmarkEnd w:id="100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108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pacman -S net-tools dnsutils inetutils iproute2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084" w:author="Unknown Author" w:date="2021-02-06T11:31:00Z"/>
        </w:rPr>
      </w:pPr>
      <w:ins w:id="108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86" w:author="Unknown Author" w:date="2021-02-06T11:31:00Z"/>
        </w:rPr>
      </w:pPr>
      <w:ins w:id="1085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spacevim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088" w:author="Unknown Author" w:date="2021-02-06T11:31:00Z"/>
        </w:rPr>
      </w:pPr>
      <w:ins w:id="1087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091" w:author="Unknown Author" w:date="2021-02-06T11:31:00Z"/>
        </w:rPr>
      </w:pPr>
      <w:ins w:id="1089" w:author="Unknown Author" w:date="2021-02-06T11:31:00Z">
        <w:bookmarkStart w:id="101" w:name="copy_target_41"/>
        <w:bookmarkEnd w:id="101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curl</w:t>
        </w:r>
      </w:ins>
      <w:ins w:id="109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-sLf https://spacevim.org/cn/install.sh | bash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093" w:author="Unknown Author" w:date="2021-02-06T11:31:00Z"/>
        </w:rPr>
      </w:pPr>
      <w:ins w:id="109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097" w:author="Unknown Author" w:date="2021-02-06T11:31:00Z"/>
        </w:rPr>
      </w:pPr>
      <w:ins w:id="1094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cool-retro-term</w:t>
        </w:r>
      </w:ins>
      <w:ins w:id="109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096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一个怀旧的终端</w:t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1099" w:author="Unknown Author" w:date="2021-02-06T11:31:00Z"/>
        </w:rPr>
      </w:pPr>
      <w:ins w:id="1098" w:author="Unknown Author" w:date="2021-02-06T11:31:00Z">
        <w:bookmarkStart w:id="102" w:name="开发软件"/>
        <w:bookmarkEnd w:id="102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开发软件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101" w:author="Unknown Author" w:date="2021-02-06T11:31:00Z"/>
        </w:rPr>
      </w:pPr>
      <w:ins w:id="110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java: as idea tomcat maven gradle</w:t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105" w:author="Unknown Author" w:date="2021-02-06T11:31:00Z"/>
        </w:rPr>
      </w:pPr>
      <w:ins w:id="1102" w:author="Unknown Author" w:date="2021-02-06T11:31:00Z">
        <w:bookmarkStart w:id="103" w:name="2925304356"/>
        <w:bookmarkEnd w:id="103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nodejs</w:t>
        </w:r>
      </w:ins>
      <w:ins w:id="1103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32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"2925304356"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104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109" w:author="Unknown Author" w:date="2021-02-06T11:31:00Z"/>
        </w:rPr>
      </w:pPr>
      <w:ins w:id="1106" w:author="Unknown Author" w:date="2021-02-06T11:31:00Z">
        <w:bookmarkStart w:id="104" w:name="2062599"/>
        <w:bookmarkEnd w:id="104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flutter</w:t>
        </w:r>
      </w:ins>
      <w:ins w:id="1107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32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"2062599"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108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111" w:author="Unknown Author" w:date="2021-02-06T11:31:00Z"/>
        </w:rPr>
      </w:pPr>
      <w:ins w:id="111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16" w:author="Unknown Author" w:date="2021-02-06T11:31:00Z"/>
        </w:rPr>
      </w:pPr>
      <w:ins w:id="1112" w:author="Unknown Author" w:date="2021-02-06T11:31:00Z">
        <w:bookmarkStart w:id="105" w:name="copy_target_42"/>
        <w:bookmarkEnd w:id="105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git</w:t>
        </w:r>
      </w:ins>
      <w:ins w:id="111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clone -b stable</w:t>
        </w:r>
      </w:ins>
      <w:ins w:id="111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　</w:t>
        </w:r>
      </w:ins>
      <w:ins w:id="111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https://github.com/flutter/flutter.git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18" w:author="Unknown Author" w:date="2021-02-06T11:31:00Z"/>
        </w:rPr>
      </w:pPr>
      <w:ins w:id="111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20" w:author="Unknown Author" w:date="2021-02-06T11:31:00Z"/>
        </w:rPr>
      </w:pPr>
      <w:ins w:id="111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122" w:author="Unknown Author" w:date="2021-02-06T11:31:00Z"/>
        </w:rPr>
      </w:pPr>
      <w:ins w:id="112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25" w:author="Unknown Author" w:date="2021-02-06T11:31:00Z"/>
        </w:rPr>
      </w:pPr>
      <w:ins w:id="1123" w:author="Unknown Author" w:date="2021-02-06T11:31:00Z">
        <w:bookmarkStart w:id="106" w:name="copy_target_43"/>
        <w:bookmarkEnd w:id="106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vim</w:t>
        </w:r>
      </w:ins>
      <w:ins w:id="112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~/.zsh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27" w:author="Unknown Author" w:date="2021-02-06T11:31:00Z"/>
        </w:rPr>
      </w:pPr>
      <w:ins w:id="1126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29" w:author="Unknown Author" w:date="2021-02-06T11:31:00Z"/>
        </w:rPr>
      </w:pPr>
      <w:ins w:id="112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131" w:author="Unknown Author" w:date="2021-02-06T11:31:00Z"/>
        </w:rPr>
      </w:pPr>
      <w:ins w:id="1130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加上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133" w:author="Unknown Author" w:date="2021-02-06T11:31:00Z"/>
        </w:rPr>
      </w:pPr>
      <w:ins w:id="113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36" w:author="Unknown Author" w:date="2021-02-06T11:31:00Z"/>
        </w:rPr>
      </w:pPr>
      <w:ins w:id="1134" w:author="Unknown Author" w:date="2021-02-06T11:31:00Z">
        <w:bookmarkStart w:id="107" w:name="copy_target_44"/>
        <w:bookmarkEnd w:id="107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export</w:t>
        </w:r>
      </w:ins>
      <w:ins w:id="113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PATH=~/Downloads/flutter/bin:$PATH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41" w:author="Unknown Author" w:date="2021-02-06T11:31:00Z"/>
        </w:rPr>
      </w:pPr>
      <w:ins w:id="113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//path</w:t>
        </w:r>
      </w:ins>
      <w:ins w:id="113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为你安装</w:t>
        </w:r>
      </w:ins>
      <w:ins w:id="113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flutter</w:t>
        </w:r>
      </w:ins>
      <w:ins w:id="1140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的目录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43" w:author="Unknown Author" w:date="2021-02-06T11:31:00Z"/>
        </w:rPr>
      </w:pPr>
      <w:ins w:id="114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source ~/.zshrc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45" w:author="Unknown Author" w:date="2021-02-06T11:31:00Z"/>
        </w:rPr>
      </w:pPr>
      <w:ins w:id="114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47" w:author="Unknown Author" w:date="2021-02-06T11:31:00Z"/>
        </w:rPr>
      </w:pPr>
      <w:ins w:id="1146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149" w:author="Unknown Author" w:date="2021-02-06T11:31:00Z"/>
        </w:rPr>
      </w:pPr>
      <w:ins w:id="1148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切换分支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151" w:author="Unknown Author" w:date="2021-02-06T11:31:00Z"/>
        </w:rPr>
      </w:pPr>
      <w:ins w:id="115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53" w:author="Unknown Author" w:date="2021-02-06T11:31:00Z"/>
        </w:rPr>
      </w:pPr>
      <w:ins w:id="1152" w:author="Unknown Author" w:date="2021-02-06T11:31:00Z">
        <w:bookmarkStart w:id="108" w:name="copy_target_45"/>
        <w:bookmarkEnd w:id="108"/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查看分支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57" w:author="Unknown Author" w:date="2021-02-06T11:31:00Z"/>
        </w:rPr>
      </w:pPr>
      <w:ins w:id="115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flutter</w:t>
        </w:r>
      </w:ins>
      <w:ins w:id="115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15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channel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60" w:author="Unknown Author" w:date="2021-02-06T11:31:00Z"/>
        </w:rPr>
      </w:pPr>
      <w:ins w:id="115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切换</w:t>
        </w:r>
      </w:ins>
      <w:ins w:id="115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master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64" w:author="Unknown Author" w:date="2021-02-06T11:31:00Z"/>
        </w:rPr>
      </w:pPr>
      <w:ins w:id="116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flutter</w:t>
        </w:r>
      </w:ins>
      <w:ins w:id="116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16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channel master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66" w:author="Unknown Author" w:date="2021-02-06T11:31:00Z"/>
        </w:rPr>
      </w:pPr>
      <w:ins w:id="116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68" w:author="Unknown Author" w:date="2021-02-06T11:31:00Z"/>
        </w:rPr>
      </w:pPr>
      <w:ins w:id="116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172" w:author="Unknown Author" w:date="2021-02-06T11:31:00Z"/>
        </w:rPr>
      </w:pPr>
      <w:ins w:id="1169" w:author="Unknown Author" w:date="2021-02-06T11:31:00Z">
        <w:bookmarkStart w:id="109" w:name="900338626"/>
        <w:bookmarkEnd w:id="109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anaconda</w:t>
        </w:r>
      </w:ins>
      <w:ins w:id="1170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32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"900338626"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171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174" w:author="Unknown Author" w:date="2021-02-06T11:31:00Z"/>
        </w:rPr>
      </w:pPr>
      <w:ins w:id="117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76" w:author="Unknown Author" w:date="2021-02-06T11:31:00Z"/>
        </w:rPr>
      </w:pPr>
      <w:ins w:id="1175" w:author="Unknown Author" w:date="2021-02-06T11:31:00Z">
        <w:bookmarkStart w:id="110" w:name="copy_target_46"/>
        <w:bookmarkEnd w:id="110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vim ~/.zshrc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79" w:author="Unknown Author" w:date="2021-02-06T11:31:00Z"/>
        </w:rPr>
      </w:pPr>
      <w:ins w:id="117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export</w:t>
        </w:r>
      </w:ins>
      <w:ins w:id="117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PATH=/opt/anaconda/bin:$PATH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81" w:author="Unknown Author" w:date="2021-02-06T11:31:00Z"/>
        </w:rPr>
      </w:pPr>
      <w:ins w:id="1180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183" w:author="Unknown Author" w:date="2021-02-06T11:31:00Z"/>
        </w:rPr>
      </w:pPr>
      <w:ins w:id="118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188" w:author="Unknown Author" w:date="2021-02-06T11:31:00Z"/>
        </w:rPr>
      </w:pPr>
      <w:ins w:id="1184" w:author="Unknown Author" w:date="2021-02-06T11:31:00Z">
        <w:bookmarkStart w:id="111" w:name="4148108629"/>
        <w:bookmarkEnd w:id="111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 xml:space="preserve">git </w:t>
        </w:r>
      </w:ins>
      <w:ins w:id="1185" w:author="Unknown Author" w:date="2021-02-06T11:31:00Z"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设置</w:t>
        </w:r>
      </w:ins>
      <w:ins w:id="1186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32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"4148108629"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187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190" w:author="Unknown Author" w:date="2021-02-06T11:31:00Z"/>
        </w:rPr>
      </w:pPr>
      <w:ins w:id="118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199" w:author="Unknown Author" w:date="2021-02-06T11:31:00Z"/>
        </w:rPr>
      </w:pPr>
      <w:ins w:id="1191" w:author="Unknown Author" w:date="2021-02-06T11:31:00Z">
        <w:bookmarkStart w:id="112" w:name="copy_target_47"/>
        <w:bookmarkEnd w:id="112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git </w:t>
        </w:r>
      </w:ins>
      <w:ins w:id="119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config</w:t>
        </w:r>
      </w:ins>
      <w:ins w:id="11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--</w:t>
        </w:r>
      </w:ins>
      <w:ins w:id="119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global</w:t>
        </w:r>
      </w:ins>
      <w:ins w:id="119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user</w:t>
        </w:r>
      </w:ins>
      <w:ins w:id="119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.name</w:t>
        </w:r>
      </w:ins>
      <w:ins w:id="119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19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"your_name"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08" w:author="Unknown Author" w:date="2021-02-06T11:31:00Z"/>
        </w:rPr>
      </w:pPr>
      <w:ins w:id="120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git </w:t>
        </w:r>
      </w:ins>
      <w:ins w:id="120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config</w:t>
        </w:r>
      </w:ins>
      <w:ins w:id="120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--</w:t>
        </w:r>
      </w:ins>
      <w:ins w:id="120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global</w:t>
        </w:r>
      </w:ins>
      <w:ins w:id="120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user</w:t>
        </w:r>
      </w:ins>
      <w:ins w:id="120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.email</w:t>
        </w:r>
      </w:ins>
      <w:ins w:id="12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2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"your_email"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17" w:author="Unknown Author" w:date="2021-02-06T11:31:00Z"/>
        </w:rPr>
      </w:pPr>
      <w:ins w:id="12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git </w:t>
        </w:r>
      </w:ins>
      <w:ins w:id="121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config</w:t>
        </w:r>
      </w:ins>
      <w:ins w:id="121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--</w:t>
        </w:r>
      </w:ins>
      <w:ins w:id="121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global</w:t>
        </w:r>
      </w:ins>
      <w:ins w:id="121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http</w:t>
        </w:r>
      </w:ins>
      <w:ins w:id="121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.proxy</w:t>
        </w:r>
      </w:ins>
      <w:ins w:id="121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'socks5:</w:t>
        </w:r>
      </w:ins>
      <w:ins w:id="121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 xml:space="preserve">//127.0.0.1:1080' 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219" w:author="Unknown Author" w:date="2021-02-06T11:31:00Z"/>
        </w:rPr>
      </w:pPr>
      <w:ins w:id="121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221" w:author="Unknown Author" w:date="2021-02-06T11:31:00Z"/>
        </w:rPr>
      </w:pPr>
      <w:ins w:id="1220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223" w:author="Unknown Author" w:date="2021-02-06T11:31:00Z"/>
        </w:rPr>
      </w:pPr>
      <w:ins w:id="122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~/.gitconfig</w:t>
        </w:r>
      </w:ins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225" w:author="Unknown Author" w:date="2021-02-06T11:31:00Z"/>
        </w:rPr>
      </w:pPr>
      <w:ins w:id="122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27" w:author="Unknown Author" w:date="2021-02-06T11:31:00Z"/>
        </w:rPr>
      </w:pPr>
      <w:ins w:id="1226" w:author="Unknown Author" w:date="2021-02-06T11:31:00Z">
        <w:bookmarkStart w:id="113" w:name="copy_target_48"/>
        <w:bookmarkEnd w:id="113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[http]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31" w:author="Unknown Author" w:date="2021-02-06T11:31:00Z"/>
        </w:rPr>
      </w:pPr>
      <w:ins w:id="1228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22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proxy</w:t>
        </w:r>
      </w:ins>
      <w:ins w:id="123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= socks5://127.0.0.1:1080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233" w:author="Unknown Author" w:date="2021-02-06T11:31:00Z"/>
        </w:rPr>
      </w:pPr>
      <w:ins w:id="123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235" w:author="Unknown Author" w:date="2021-02-06T11:31:00Z"/>
        </w:rPr>
      </w:pPr>
      <w:ins w:id="123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241" w:author="Unknown Author" w:date="2021-02-06T11:31:00Z"/>
        </w:rPr>
      </w:pPr>
      <w:ins w:id="1236" w:author="Unknown Author" w:date="2021-02-06T11:31:00Z">
        <w:bookmarkStart w:id="114" w:name="383544591"/>
        <w:bookmarkEnd w:id="114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vscode</w:t>
        </w:r>
      </w:ins>
      <w:ins w:id="1237" w:author="Unknown Author" w:date="2021-02-06T11:31:00Z"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调试</w:t>
        </w:r>
      </w:ins>
      <w:ins w:id="1238" w:author="Unknown Author" w:date="2021-02-06T11:31:00Z"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html</w:t>
        </w:r>
      </w:ins>
      <w:ins w:id="1239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32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"383544591"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240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243" w:author="Unknown Author" w:date="2021-02-06T11:31:00Z"/>
        </w:rPr>
      </w:pPr>
      <w:ins w:id="124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245" w:author="Unknown Author" w:date="2021-02-06T11:31:00Z"/>
        </w:rPr>
      </w:pPr>
      <w:ins w:id="1244" w:author="Unknown Author" w:date="2021-02-06T11:31:00Z">
        <w:bookmarkStart w:id="115" w:name="copy_target_49"/>
        <w:bookmarkEnd w:id="115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{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51" w:author="Unknown Author" w:date="2021-02-06T11:31:00Z"/>
        </w:rPr>
      </w:pPr>
      <w:ins w:id="1246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</w:t>
        </w:r>
      </w:ins>
      <w:ins w:id="124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"version"</w:t>
        </w:r>
      </w:ins>
      <w:ins w:id="124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: </w:t>
        </w:r>
      </w:ins>
      <w:ins w:id="124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"0.2.0"</w:t>
        </w:r>
      </w:ins>
      <w:ins w:id="125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55" w:author="Unknown Author" w:date="2021-02-06T11:31:00Z"/>
        </w:rPr>
      </w:pPr>
      <w:ins w:id="1252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</w:t>
        </w:r>
      </w:ins>
      <w:ins w:id="125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"configurations"</w:t>
        </w:r>
      </w:ins>
      <w:ins w:id="125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: [{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61" w:author="Unknown Author" w:date="2021-02-06T11:31:00Z"/>
        </w:rPr>
      </w:pPr>
      <w:ins w:id="1256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25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"type"</w:t>
        </w:r>
      </w:ins>
      <w:ins w:id="125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: </w:t>
        </w:r>
      </w:ins>
      <w:ins w:id="125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"chrome"</w:t>
        </w:r>
      </w:ins>
      <w:ins w:id="126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67" w:author="Unknown Author" w:date="2021-02-06T11:31:00Z"/>
        </w:rPr>
      </w:pPr>
      <w:ins w:id="1262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26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"request"</w:t>
        </w:r>
      </w:ins>
      <w:ins w:id="126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: </w:t>
        </w:r>
      </w:ins>
      <w:ins w:id="126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"launch"</w:t>
        </w:r>
      </w:ins>
      <w:ins w:id="126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73" w:author="Unknown Author" w:date="2021-02-06T11:31:00Z"/>
        </w:rPr>
      </w:pPr>
      <w:ins w:id="1268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26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"name"</w:t>
        </w:r>
      </w:ins>
      <w:ins w:id="127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: </w:t>
        </w:r>
      </w:ins>
      <w:ins w:id="127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"chrome linux"</w:t>
        </w:r>
      </w:ins>
      <w:ins w:id="127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79" w:author="Unknown Author" w:date="2021-02-06T11:31:00Z"/>
        </w:rPr>
      </w:pPr>
      <w:ins w:id="1274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27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"webRoot"</w:t>
        </w:r>
      </w:ins>
      <w:ins w:id="127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: </w:t>
        </w:r>
      </w:ins>
      <w:ins w:id="127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"${workspaceFolder}"</w:t>
        </w:r>
      </w:ins>
      <w:ins w:id="127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85" w:author="Unknown Author" w:date="2021-02-06T11:31:00Z"/>
        </w:rPr>
      </w:pPr>
      <w:ins w:id="1280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28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"runtimeExecutable"</w:t>
        </w:r>
      </w:ins>
      <w:ins w:id="128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: </w:t>
        </w:r>
      </w:ins>
      <w:ins w:id="128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"/usr/bin/google-chrome-stable"</w:t>
        </w:r>
      </w:ins>
      <w:ins w:id="128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89" w:author="Unknown Author" w:date="2021-02-06T11:31:00Z"/>
        </w:rPr>
      </w:pPr>
      <w:ins w:id="1286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28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"runtimeArgs"</w:t>
        </w:r>
      </w:ins>
      <w:ins w:id="128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: [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93" w:author="Unknown Author" w:date="2021-02-06T11:31:00Z"/>
        </w:rPr>
      </w:pPr>
      <w:ins w:id="1290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29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"--remote-debugging-port=9222"</w:t>
        </w:r>
      </w:ins>
      <w:ins w:id="129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297" w:author="Unknown Author" w:date="2021-02-06T11:31:00Z"/>
        </w:rPr>
      </w:pPr>
      <w:ins w:id="1294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29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"--no-first-run"</w:t>
        </w:r>
      </w:ins>
      <w:ins w:id="129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01" w:author="Unknown Author" w:date="2021-02-06T11:31:00Z"/>
        </w:rPr>
      </w:pPr>
      <w:ins w:id="1298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29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"--no-default-browser-check"</w:t>
        </w:r>
      </w:ins>
      <w:ins w:id="130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05" w:author="Unknown Author" w:date="2021-02-06T11:31:00Z"/>
        </w:rPr>
      </w:pPr>
      <w:ins w:id="1302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30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"--user-data-dir=/tmp/vscode-chrome-debug-rix"</w:t>
        </w:r>
      </w:ins>
      <w:ins w:id="130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,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08" w:author="Unknown Author" w:date="2021-02-06T11:31:00Z"/>
        </w:rPr>
      </w:pPr>
      <w:ins w:id="1306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3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"${file}"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311" w:author="Unknown Author" w:date="2021-02-06T11:31:00Z"/>
        </w:rPr>
      </w:pPr>
      <w:ins w:id="1309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31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]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314" w:author="Unknown Author" w:date="2021-02-06T11:31:00Z"/>
        </w:rPr>
      </w:pPr>
      <w:ins w:id="1312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</w:t>
        </w:r>
      </w:ins>
      <w:ins w:id="131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}]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316" w:author="Unknown Author" w:date="2021-02-06T11:31:00Z"/>
        </w:rPr>
      </w:pPr>
      <w:ins w:id="131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}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318" w:author="Unknown Author" w:date="2021-02-06T11:31:00Z"/>
        </w:rPr>
      </w:pPr>
      <w:ins w:id="131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320" w:author="Unknown Author" w:date="2021-02-06T11:31:00Z"/>
        </w:rPr>
      </w:pPr>
      <w:ins w:id="131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2"/>
        <w:numPr>
          <w:ilvl w:val="1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324" w:author="Unknown Author" w:date="2021-02-06T11:31:00Z"/>
        </w:rPr>
      </w:pPr>
      <w:ins w:id="1321" w:author="Unknown Author" w:date="2021-02-06T11:31:00Z">
        <w:bookmarkStart w:id="116" w:name="3817141479"/>
        <w:bookmarkEnd w:id="116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32"/>
          </w:rPr>
          <w:t>lnmp</w:t>
        </w:r>
      </w:ins>
      <w:ins w:id="1322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32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"3817141479"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323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32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32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328" w:author="Unknown Author" w:date="2021-02-06T11:31:00Z"/>
        </w:rPr>
      </w:pPr>
      <w:ins w:id="1325" w:author="Unknown Author" w:date="2021-02-06T11:31:00Z">
        <w:bookmarkStart w:id="117" w:name="2334134646"/>
        <w:bookmarkEnd w:id="117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nginx</w:t>
        </w:r>
      </w:ins>
      <w:ins w:id="1326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24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"2334134646"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24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327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24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330" w:author="Unknown Author" w:date="2021-02-06T11:31:00Z"/>
        </w:rPr>
      </w:pPr>
      <w:ins w:id="132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34" w:author="Unknown Author" w:date="2021-02-06T11:31:00Z"/>
        </w:rPr>
      </w:pPr>
      <w:ins w:id="1331" w:author="Unknown Author" w:date="2021-02-06T11:31:00Z">
        <w:bookmarkStart w:id="118" w:name="copy_target_50"/>
        <w:bookmarkEnd w:id="118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33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3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 xml:space="preserve">pacman -S nginx 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37" w:author="Unknown Author" w:date="2021-02-06T11:31:00Z"/>
        </w:rPr>
      </w:pPr>
      <w:ins w:id="133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systemctl</w:t>
        </w:r>
      </w:ins>
      <w:ins w:id="133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来查看其状态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41" w:author="Unknown Author" w:date="2021-02-06T11:31:00Z"/>
        </w:rPr>
      </w:pPr>
      <w:ins w:id="133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systemctl</w:t>
        </w:r>
      </w:ins>
      <w:ins w:id="133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4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status nginx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45" w:author="Unknown Author" w:date="2021-02-06T11:31:00Z"/>
        </w:rPr>
      </w:pPr>
      <w:ins w:id="134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34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4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start nginx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49" w:author="Unknown Author" w:date="2021-02-06T11:31:00Z"/>
        </w:rPr>
      </w:pPr>
      <w:ins w:id="134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设置</w:t>
        </w:r>
      </w:ins>
      <w:ins w:id="134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Nginx</w:t>
        </w:r>
      </w:ins>
      <w:ins w:id="134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开机自启动。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53" w:author="Unknown Author" w:date="2021-02-06T11:31:00Z"/>
        </w:rPr>
      </w:pPr>
      <w:ins w:id="135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35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5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enable nginx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55" w:author="Unknown Author" w:date="2021-02-06T11:31:00Z"/>
        </w:rPr>
      </w:pPr>
      <w:ins w:id="135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版本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59" w:author="Unknown Author" w:date="2021-02-06T11:31:00Z"/>
        </w:rPr>
      </w:pPr>
      <w:ins w:id="135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nginx</w:t>
        </w:r>
      </w:ins>
      <w:ins w:id="135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5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-v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62" w:author="Unknown Author" w:date="2021-02-06T11:31:00Z"/>
        </w:rPr>
      </w:pPr>
      <w:ins w:id="1360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在浏览器地址栏输入</w:t>
        </w:r>
      </w:ins>
      <w:ins w:id="136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127.0.0.1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364" w:author="Unknown Author" w:date="2021-02-06T11:31:00Z"/>
        </w:rPr>
      </w:pPr>
      <w:ins w:id="136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366" w:author="Unknown Author" w:date="2021-02-06T11:31:00Z"/>
        </w:rPr>
      </w:pPr>
      <w:ins w:id="1365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370" w:author="Unknown Author" w:date="2021-02-06T11:31:00Z"/>
        </w:rPr>
      </w:pPr>
      <w:ins w:id="1367" w:author="Unknown Author" w:date="2021-02-06T11:31:00Z">
        <w:bookmarkStart w:id="119" w:name="2576392896"/>
        <w:bookmarkEnd w:id="119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mariaDB</w:t>
        </w:r>
      </w:ins>
      <w:ins w:id="1368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24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"2576392896"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24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369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24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372" w:author="Unknown Author" w:date="2021-02-06T11:31:00Z"/>
        </w:rPr>
      </w:pPr>
      <w:ins w:id="137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76" w:author="Unknown Author" w:date="2021-02-06T11:31:00Z"/>
        </w:rPr>
      </w:pPr>
      <w:ins w:id="1373" w:author="Unknown Author" w:date="2021-02-06T11:31:00Z">
        <w:bookmarkStart w:id="120" w:name="copy_target_51"/>
        <w:bookmarkEnd w:id="120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37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7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mariadb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84" w:author="Unknown Author" w:date="2021-02-06T11:31:00Z"/>
        </w:rPr>
      </w:pPr>
      <w:ins w:id="1377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在启动</w:t>
        </w:r>
      </w:ins>
      <w:ins w:id="137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MariaDB</w:t>
        </w:r>
      </w:ins>
      <w:ins w:id="137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服务之前，需要用下面的</w:t>
        </w:r>
      </w:ins>
      <w:ins w:id="138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mysql_install_db</w:t>
        </w:r>
      </w:ins>
      <w:ins w:id="1381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命令初始化</w:t>
        </w:r>
      </w:ins>
      <w:ins w:id="138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MariaDB</w:t>
        </w:r>
      </w:ins>
      <w:ins w:id="1383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的数据目录，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88" w:author="Unknown Author" w:date="2021-02-06T11:31:00Z"/>
        </w:rPr>
      </w:pPr>
      <w:ins w:id="138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38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8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mysql_install_db --user=mysql --basedir=/usr --datadir=/var/lib/mysql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90" w:author="Unknown Author" w:date="2021-02-06T11:31:00Z"/>
        </w:rPr>
      </w:pPr>
      <w:ins w:id="138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启用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94" w:author="Unknown Author" w:date="2021-02-06T11:31:00Z"/>
        </w:rPr>
      </w:pPr>
      <w:ins w:id="139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39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start mysqld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398" w:author="Unknown Author" w:date="2021-02-06T11:31:00Z"/>
        </w:rPr>
      </w:pPr>
      <w:ins w:id="139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systemctl</w:t>
        </w:r>
      </w:ins>
      <w:ins w:id="139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39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status mysqld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400" w:author="Unknown Author" w:date="2021-02-06T11:31:00Z"/>
        </w:rPr>
      </w:pPr>
      <w:ins w:id="139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运行安全脚本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404" w:author="Unknown Author" w:date="2021-02-06T11:31:00Z"/>
        </w:rPr>
      </w:pPr>
      <w:ins w:id="140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40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40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mysql_secure_installation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406" w:author="Unknown Author" w:date="2021-02-06T11:31:00Z"/>
        </w:rPr>
      </w:pPr>
      <w:ins w:id="1405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版本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410" w:author="Unknown Author" w:date="2021-02-06T11:31:00Z"/>
        </w:rPr>
      </w:pPr>
      <w:ins w:id="14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mysql</w:t>
        </w:r>
      </w:ins>
      <w:ins w:id="140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4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--version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12" w:author="Unknown Author" w:date="2021-02-06T11:31:00Z"/>
        </w:rPr>
      </w:pPr>
      <w:ins w:id="141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14" w:author="Unknown Author" w:date="2021-02-06T11:31:00Z"/>
        </w:rPr>
      </w:pPr>
      <w:ins w:id="141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418" w:author="Unknown Author" w:date="2021-02-06T11:31:00Z"/>
        </w:rPr>
      </w:pPr>
      <w:ins w:id="1415" w:author="Unknown Author" w:date="2021-02-06T11:31:00Z">
        <w:bookmarkStart w:id="121" w:name="2832192128"/>
        <w:bookmarkEnd w:id="121"/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PHP7</w:t>
        </w:r>
      </w:ins>
      <w:ins w:id="1416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z w:val="24"/>
            <w:spacing w:val="0"/>
            <w:i w:val="false"/>
            <w:u w:val="none"/>
            <w:b/>
            <w:effect w:val="none"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"2832192128"</w:instrText>
        </w:r>
      </w:ins>
      <w:r>
        <w:rPr>
          <w:rStyle w:val="InternetLink"/>
          <w:smallCaps w:val="false"/>
          <w:caps w:val="false"/>
          <w:dstrike w:val="false"/>
          <w:strike w:val="false"/>
          <w:sz w:val="24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separate"/>
      </w:r>
      <w:ins w:id="1417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z w:val="24"/>
          <w:spacing w:val="0"/>
          <w:i w:val="false"/>
          <w:u w:val="none"/>
          <w:b/>
          <w:effect w:val="none"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420" w:author="Unknown Author" w:date="2021-02-06T11:31:00Z"/>
        </w:rPr>
      </w:pPr>
      <w:ins w:id="1419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22" w:author="Unknown Author" w:date="2021-02-06T11:31:00Z"/>
        </w:rPr>
      </w:pPr>
      <w:ins w:id="1421" w:author="Unknown Author" w:date="2021-02-06T11:31:00Z">
        <w:bookmarkStart w:id="122" w:name="copy_target_52"/>
        <w:bookmarkEnd w:id="122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pacman -S php-fpm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32" w:author="Unknown Author" w:date="2021-02-06T11:31:00Z"/>
        </w:rPr>
      </w:pPr>
      <w:ins w:id="1423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安装后，我们要让</w:t>
        </w:r>
      </w:ins>
      <w:ins w:id="142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Nginx</w:t>
        </w:r>
      </w:ins>
      <w:ins w:id="1425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使用</w:t>
        </w:r>
      </w:ins>
      <w:ins w:id="142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php-fpm</w:t>
        </w:r>
      </w:ins>
      <w:ins w:id="1427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来运行</w:t>
        </w:r>
      </w:ins>
      <w:ins w:id="142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</w:t>
        </w:r>
      </w:ins>
      <w:ins w:id="142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。编辑</w:t>
        </w:r>
      </w:ins>
      <w:ins w:id="143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/etc/nginx/nginx.conf</w:t>
        </w:r>
      </w:ins>
      <w:ins w:id="1431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文件。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34" w:author="Unknown Author" w:date="2021-02-06T11:31:00Z"/>
        </w:rPr>
      </w:pPr>
      <w:ins w:id="143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36" w:author="Unknown Author" w:date="2021-02-06T11:31:00Z"/>
        </w:rPr>
      </w:pPr>
      <w:ins w:id="143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nano /etc/nginx/nginx.conf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40" w:author="Unknown Author" w:date="2021-02-06T11:31:00Z"/>
        </w:rPr>
      </w:pPr>
      <w:ins w:id="1437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找到</w:t>
        </w:r>
      </w:ins>
      <w:ins w:id="143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location ~ \.php$</w:t>
        </w:r>
      </w:ins>
      <w:ins w:id="143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这部分的配置，将这部分配置修改成如下。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42" w:author="Unknown Author" w:date="2021-02-06T11:31:00Z"/>
        </w:rPr>
      </w:pPr>
      <w:ins w:id="144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44" w:author="Unknown Author" w:date="2021-02-06T11:31:00Z"/>
        </w:rPr>
      </w:pPr>
      <w:ins w:id="144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location ~ \.php$ {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47" w:author="Unknown Author" w:date="2021-02-06T11:31:00Z"/>
        </w:rPr>
      </w:pPr>
      <w:ins w:id="1445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44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root           /usr/share/nginx/html;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50" w:author="Unknown Author" w:date="2021-02-06T11:31:00Z"/>
        </w:rPr>
      </w:pPr>
      <w:ins w:id="1448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44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fastcgi_pass   unix:/run/php-fpm/php-fpm.sock;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53" w:author="Unknown Author" w:date="2021-02-06T11:31:00Z"/>
        </w:rPr>
      </w:pPr>
      <w:ins w:id="1451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45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fastcgi_index  index.php;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56" w:author="Unknown Author" w:date="2021-02-06T11:31:00Z"/>
        </w:rPr>
      </w:pPr>
      <w:ins w:id="1454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45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fastcgi_param  SCRIPT_FILENAME  $document_root$fastcgi_script_name;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460" w:author="Unknown Author" w:date="2021-02-06T11:31:00Z"/>
        </w:rPr>
      </w:pPr>
      <w:ins w:id="1457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45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include</w:t>
        </w:r>
      </w:ins>
      <w:ins w:id="145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       fastcgi_params;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63" w:author="Unknown Author" w:date="2021-02-06T11:31:00Z"/>
        </w:rPr>
      </w:pPr>
      <w:ins w:id="1461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46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}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67" w:author="Unknown Author" w:date="2021-02-06T11:31:00Z"/>
        </w:rPr>
      </w:pPr>
      <w:ins w:id="146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保存文件。然后启动</w:t>
        </w:r>
      </w:ins>
      <w:ins w:id="146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php-fpm</w:t>
        </w:r>
      </w:ins>
      <w:ins w:id="146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，并设置开机自启动。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69" w:author="Unknown Author" w:date="2021-02-06T11:31:00Z"/>
        </w:rPr>
      </w:pPr>
      <w:ins w:id="146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71" w:author="Unknown Author" w:date="2021-02-06T11:31:00Z"/>
        </w:rPr>
      </w:pPr>
      <w:ins w:id="147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systemctl start php-fpm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73" w:author="Unknown Author" w:date="2021-02-06T11:31:00Z"/>
        </w:rPr>
      </w:pPr>
      <w:ins w:id="147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systemctl enable php-fpm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76" w:author="Unknown Author" w:date="2021-02-06T11:31:00Z"/>
        </w:rPr>
      </w:pPr>
      <w:ins w:id="147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测试</w:t>
        </w:r>
      </w:ins>
      <w:ins w:id="147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82" w:author="Unknown Author" w:date="2021-02-06T11:31:00Z"/>
        </w:rPr>
      </w:pPr>
      <w:ins w:id="1477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在网站根目录创建一个</w:t>
        </w:r>
      </w:ins>
      <w:ins w:id="147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test.php</w:t>
        </w:r>
      </w:ins>
      <w:ins w:id="147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文件。默认的网站根目录是</w:t>
        </w:r>
      </w:ins>
      <w:ins w:id="148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/usr/share/nginx/html</w:t>
        </w:r>
      </w:ins>
      <w:ins w:id="1481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84" w:author="Unknown Author" w:date="2021-02-06T11:31:00Z"/>
        </w:rPr>
      </w:pPr>
      <w:ins w:id="1483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86" w:author="Unknown Author" w:date="2021-02-06T11:31:00Z"/>
        </w:rPr>
      </w:pPr>
      <w:ins w:id="148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nano /usr/share/nginx/html/test.php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90" w:author="Unknown Author" w:date="2021-02-06T11:31:00Z"/>
        </w:rPr>
      </w:pPr>
      <w:ins w:id="1487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在文件中添加如下</w:t>
        </w:r>
      </w:ins>
      <w:ins w:id="148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</w:t>
        </w:r>
      </w:ins>
      <w:ins w:id="148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代码。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92" w:author="Unknown Author" w:date="2021-02-06T11:31:00Z"/>
        </w:rPr>
      </w:pPr>
      <w:ins w:id="149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494" w:author="Unknown Author" w:date="2021-02-06T11:31:00Z"/>
        </w:rPr>
      </w:pPr>
      <w:ins w:id="14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&lt;?php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497" w:author="Unknown Author" w:date="2021-02-06T11:31:00Z"/>
        </w:rPr>
      </w:pPr>
      <w:ins w:id="1495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</w:t>
        </w:r>
      </w:ins>
      <w:ins w:id="149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phpinfo();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499" w:author="Unknown Author" w:date="2021-02-06T11:31:00Z"/>
        </w:rPr>
      </w:pPr>
      <w:ins w:id="149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?&gt;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03" w:author="Unknown Author" w:date="2021-02-06T11:31:00Z"/>
        </w:rPr>
      </w:pPr>
      <w:ins w:id="1500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保存文件。重新加载</w:t>
        </w:r>
      </w:ins>
      <w:ins w:id="150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Nginx</w:t>
        </w:r>
      </w:ins>
      <w:ins w:id="1502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05" w:author="Unknown Author" w:date="2021-02-06T11:31:00Z"/>
        </w:rPr>
      </w:pPr>
      <w:ins w:id="1504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07" w:author="Unknown Author" w:date="2021-02-06T11:31:00Z"/>
        </w:rPr>
      </w:pPr>
      <w:ins w:id="15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systemctl reload nginx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520" w:author="Unknown Author" w:date="2021-02-06T11:31:00Z"/>
        </w:rPr>
      </w:pPr>
      <w:ins w:id="150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然后在浏览器地址栏输入</w:t>
        </w:r>
      </w:ins>
      <w:ins w:id="15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http:</w:t>
        </w:r>
      </w:ins>
      <w:ins w:id="151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//server-ip/test.php</w:t>
        </w:r>
      </w:ins>
      <w:ins w:id="1511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。将</w:t>
        </w:r>
      </w:ins>
      <w:ins w:id="151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server-ip</w:t>
        </w:r>
      </w:ins>
      <w:ins w:id="1513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替换成</w:t>
        </w:r>
      </w:ins>
      <w:ins w:id="151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Arch Linux</w:t>
        </w:r>
      </w:ins>
      <w:ins w:id="1515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的</w:t>
        </w:r>
      </w:ins>
      <w:ins w:id="151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 xml:space="preserve">IP </w:t>
        </w:r>
      </w:ins>
      <w:ins w:id="1517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。你应该可以看见服务器的</w:t>
        </w:r>
      </w:ins>
      <w:ins w:id="151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PHP</w:t>
        </w:r>
      </w:ins>
      <w:ins w:id="1519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信息。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22" w:author="Unknown Author" w:date="2021-02-06T11:31:00Z"/>
        </w:rPr>
      </w:pPr>
      <w:ins w:id="152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27" w:author="Unknown Author" w:date="2021-02-06T11:31:00Z"/>
        </w:rPr>
      </w:pPr>
      <w:ins w:id="152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test.php</w:t>
        </w:r>
      </w:ins>
      <w:ins w:id="152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文件只是用来测试</w:t>
        </w:r>
      </w:ins>
      <w:ins w:id="152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</w:t>
        </w:r>
      </w:ins>
      <w:ins w:id="152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的，为了不让他人看见服务器的信息，测试之后要将它删除。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29" w:author="Unknown Author" w:date="2021-02-06T11:31:00Z"/>
        </w:rPr>
      </w:pPr>
      <w:ins w:id="152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31" w:author="Unknown Author" w:date="2021-02-06T11:31:00Z"/>
        </w:rPr>
      </w:pPr>
      <w:ins w:id="153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rm /usr/share/nginx/html/test.php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35" w:author="Unknown Author" w:date="2021-02-06T11:31:00Z"/>
        </w:rPr>
      </w:pPr>
      <w:ins w:id="1532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启用</w:t>
        </w:r>
      </w:ins>
      <w:ins w:id="153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</w:t>
        </w:r>
      </w:ins>
      <w:ins w:id="153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扩展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39" w:author="Unknown Author" w:date="2021-02-06T11:31:00Z"/>
        </w:rPr>
      </w:pPr>
      <w:ins w:id="153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编辑 </w:t>
        </w:r>
      </w:ins>
      <w:ins w:id="153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/etc/php/php.ini</w:t>
        </w:r>
      </w:ins>
      <w:ins w:id="153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配置文件。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41" w:author="Unknown Author" w:date="2021-02-06T11:31:00Z"/>
        </w:rPr>
      </w:pPr>
      <w:ins w:id="1540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43" w:author="Unknown Author" w:date="2021-02-06T11:31:00Z"/>
        </w:rPr>
      </w:pPr>
      <w:ins w:id="154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sudo nano /etc/php/php.iniwps-office   ttf-wps-fonts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551" w:author="Unknown Author" w:date="2021-02-06T11:31:00Z"/>
        </w:rPr>
      </w:pPr>
      <w:ins w:id="154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找到如下两行文字，去掉前面的</w:t>
        </w:r>
      </w:ins>
      <w:ins w:id="154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#</w:t>
        </w:r>
      </w:ins>
      <w:ins w:id="154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符号以启用</w:t>
        </w:r>
      </w:ins>
      <w:ins w:id="154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mysqli</w:t>
        </w:r>
      </w:ins>
      <w:ins w:id="154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和</w:t>
        </w:r>
      </w:ins>
      <w:ins w:id="154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pdo_mysql</w:t>
        </w:r>
      </w:ins>
      <w:ins w:id="1550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000000"/>
            <w:spacing w:val="0"/>
            <w:sz w:val="21"/>
            <w:highlight w:val="green"/>
          </w:rPr>
          <w:t>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53" w:author="Unknown Author" w:date="2021-02-06T11:31:00Z"/>
        </w:rPr>
      </w:pPr>
      <w:ins w:id="1552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55" w:author="Unknown Author" w:date="2021-02-06T11:31:00Z"/>
        </w:rPr>
      </w:pPr>
      <w:ins w:id="155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;extension=mysqli.so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57" w:author="Unknown Author" w:date="2021-02-06T11:31:00Z"/>
        </w:rPr>
      </w:pPr>
      <w:ins w:id="155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;extension=pdo_mysql.so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571" w:author="Unknown Author" w:date="2021-02-06T11:31:00Z"/>
        </w:rPr>
      </w:pPr>
      <w:ins w:id="155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mysqli.</w:t>
        </w:r>
      </w:ins>
      <w:ins w:id="155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A71D5D"/>
            <w:spacing w:val="0"/>
            <w:sz w:val="21"/>
            <w:highlight w:val="green"/>
          </w:rPr>
          <w:t>do</w:t>
        </w:r>
      </w:ins>
      <w:ins w:id="1560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用来建立数据库连接。</w:t>
        </w:r>
      </w:ins>
      <w:ins w:id="156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pdo_mysql.so</w:t>
        </w:r>
      </w:ins>
      <w:ins w:id="1562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是</w:t>
        </w:r>
      </w:ins>
      <w:ins w:id="156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drupal</w:t>
        </w:r>
      </w:ins>
      <w:ins w:id="156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内容管理系统所必要的</w:t>
        </w:r>
      </w:ins>
      <w:ins w:id="156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PHP</w:t>
        </w:r>
      </w:ins>
      <w:ins w:id="1566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扩展。如果需要在</w:t>
        </w:r>
      </w:ins>
      <w:ins w:id="156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WordPress, Drupal</w:t>
        </w:r>
      </w:ins>
      <w:ins w:id="1568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内容管理系统中剪裁、旋转图片，那么需要启用</w:t>
        </w:r>
      </w:ins>
      <w:ins w:id="156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imagemagick</w:t>
        </w:r>
      </w:ins>
      <w:ins w:id="1570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这个扩展。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76" w:author="Unknown Author" w:date="2021-02-06T11:31:00Z"/>
        </w:rPr>
      </w:pPr>
      <w:ins w:id="1572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好了！我们成功地在</w:t>
        </w:r>
      </w:ins>
      <w:ins w:id="157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Arch Linux</w:t>
        </w:r>
      </w:ins>
      <w:ins w:id="1574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服务器安装了</w:t>
        </w:r>
      </w:ins>
      <w:ins w:id="157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LNMP (Nginx, MariaDB, PHP7)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78" w:author="Unknown Author" w:date="2021-02-06T11:31:00Z"/>
        </w:rPr>
      </w:pPr>
      <w:ins w:id="1577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80" w:author="Unknown Author" w:date="2021-02-06T11:31:00Z"/>
        </w:rPr>
      </w:pPr>
      <w:ins w:id="157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584" w:author="Unknown Author" w:date="2021-02-06T11:31:00Z"/>
        </w:rPr>
      </w:pPr>
      <w:ins w:id="1581" w:author="Unknown Author" w:date="2021-02-06T11:31:00Z">
        <w:bookmarkStart w:id="123" w:name="3890083801"/>
        <w:bookmarkEnd w:id="123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总结</w:t>
        </w:r>
      </w:ins>
      <w:ins w:id="1582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24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"3890083801"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1583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586" w:author="Unknown Author" w:date="2021-02-06T11:31:00Z"/>
        </w:rPr>
      </w:pPr>
      <w:ins w:id="1585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590" w:author="Unknown Author" w:date="2021-02-06T11:31:00Z"/>
        </w:rPr>
      </w:pPr>
      <w:ins w:id="1587" w:author="Unknown Author" w:date="2021-02-06T11:31:00Z">
        <w:bookmarkStart w:id="124" w:name="copy_target_53"/>
        <w:bookmarkEnd w:id="124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58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58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pacman -S nginx php php-fpm php-gd mariadb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592" w:author="Unknown Author" w:date="2021-02-06T11:31:00Z"/>
        </w:rPr>
      </w:pPr>
      <w:ins w:id="159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596" w:author="Unknown Author" w:date="2021-02-06T11:31:00Z"/>
        </w:rPr>
      </w:pPr>
      <w:ins w:id="159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59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59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mysql_install_db --user=mysql --basedir=/usr --datadir=/var/lib/mysql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00" w:author="Unknown Author" w:date="2021-02-06T11:31:00Z"/>
        </w:rPr>
      </w:pPr>
      <w:ins w:id="159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59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59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start mysqld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04" w:author="Unknown Author" w:date="2021-02-06T11:31:00Z"/>
        </w:rPr>
      </w:pPr>
      <w:ins w:id="160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60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0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enable mysqld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08" w:author="Unknown Author" w:date="2021-02-06T11:31:00Z"/>
        </w:rPr>
      </w:pPr>
      <w:ins w:id="160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60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0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mysql_secure_installation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12" w:author="Unknown Author" w:date="2021-02-06T11:31:00Z"/>
        </w:rPr>
      </w:pPr>
      <w:ins w:id="160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610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1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enable nginx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16" w:author="Unknown Author" w:date="2021-02-06T11:31:00Z"/>
        </w:rPr>
      </w:pPr>
      <w:ins w:id="161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61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1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start nginx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20" w:author="Unknown Author" w:date="2021-02-06T11:31:00Z"/>
        </w:rPr>
      </w:pPr>
      <w:ins w:id="161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61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1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start php-fpm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24" w:author="Unknown Author" w:date="2021-02-06T11:31:00Z"/>
        </w:rPr>
      </w:pPr>
      <w:ins w:id="162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62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2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systemctl enable php-fpm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28" w:author="Unknown Author" w:date="2021-02-06T11:31:00Z"/>
        </w:rPr>
      </w:pPr>
      <w:ins w:id="1625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sudo</w:t>
        </w:r>
      </w:ins>
      <w:ins w:id="162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2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gedit /etc/nginx/nginx.conf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630" w:author="Unknown Author" w:date="2021-02-06T11:31:00Z"/>
        </w:rPr>
      </w:pPr>
      <w:ins w:id="162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35" w:author="Unknown Author" w:date="2021-02-06T11:31:00Z"/>
        </w:rPr>
      </w:pPr>
      <w:ins w:id="1631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</w:t>
        </w:r>
      </w:ins>
      <w:ins w:id="163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location</w:t>
        </w:r>
      </w:ins>
      <w:ins w:id="163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3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~ \.php$ {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40" w:author="Unknown Author" w:date="2021-02-06T11:31:00Z"/>
        </w:rPr>
      </w:pPr>
      <w:ins w:id="1636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63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root</w:t>
        </w:r>
      </w:ins>
      <w:ins w:id="163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          </w:t>
        </w:r>
      </w:ins>
      <w:ins w:id="163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/usr/share/nginx/html;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45" w:author="Unknown Author" w:date="2021-02-06T11:31:00Z"/>
        </w:rPr>
      </w:pPr>
      <w:ins w:id="1641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64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fastcgi_pass</w:t>
        </w:r>
      </w:ins>
      <w:ins w:id="164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4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unix:/run/php-fpm/php-fpm.sock;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50" w:author="Unknown Author" w:date="2021-02-06T11:31:00Z"/>
        </w:rPr>
      </w:pPr>
      <w:ins w:id="1646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64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fastcgi_index</w:t>
        </w:r>
      </w:ins>
      <w:ins w:id="1648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 </w:t>
        </w:r>
      </w:ins>
      <w:ins w:id="1649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index.php;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55" w:author="Unknown Author" w:date="2021-02-06T11:31:00Z"/>
        </w:rPr>
      </w:pPr>
      <w:ins w:id="1651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    </w:t>
        </w:r>
      </w:ins>
      <w:ins w:id="1652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include</w:t>
        </w:r>
      </w:ins>
      <w:ins w:id="1653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</w:t>
        </w:r>
      </w:ins>
      <w:ins w:id="165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DF5000"/>
            <w:spacing w:val="0"/>
            <w:sz w:val="21"/>
            <w:highlight w:val="green"/>
          </w:rPr>
          <w:t>fastcgi.conf;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658" w:author="Unknown Author" w:date="2021-02-06T11:31:00Z"/>
        </w:rPr>
      </w:pPr>
      <w:ins w:id="1656" w:author="Unknown Author" w:date="2021-02-06T11:31:00Z">
        <w:r>
          <w:rPr>
            <w:rStyle w:val="SourceText"/>
            <w:caps w:val="false"/>
            <w:smallCaps w:val="false"/>
            <w:color w:val="333333"/>
            <w:spacing w:val="0"/>
            <w:highlight w:val="green"/>
          </w:rPr>
          <w:t xml:space="preserve">        </w:t>
        </w:r>
      </w:ins>
      <w:ins w:id="1657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795DA3"/>
            <w:spacing w:val="0"/>
            <w:sz w:val="21"/>
            <w:highlight w:val="green"/>
          </w:rPr>
          <w:t>}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660" w:author="Unknown Author" w:date="2021-02-06T11:31:00Z"/>
        </w:rPr>
      </w:pPr>
      <w:ins w:id="1659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662" w:author="Unknown Author" w:date="2021-02-06T11:31:00Z"/>
        </w:rPr>
      </w:pPr>
      <w:ins w:id="1661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670" w:author="Unknown Author" w:date="2021-02-06T11:31:00Z"/>
        </w:rPr>
      </w:pPr>
      <w:ins w:id="1663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tomcat8</w:t>
        </w:r>
      </w:ins>
      <w:ins w:id="166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665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jdk8</w:t>
        </w:r>
      </w:ins>
      <w:ins w:id="166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667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notepadqq</w:t>
        </w:r>
      </w:ins>
      <w:ins w:id="166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669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sublime-text-dev-zh-cn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678" w:author="Unknown Author" w:date="2021-02-06T11:31:00Z"/>
        </w:rPr>
      </w:pPr>
      <w:ins w:id="1671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androidstudio</w:t>
        </w:r>
      </w:ins>
      <w:ins w:id="1672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673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idea</w:t>
        </w:r>
      </w:ins>
      <w:ins w:id="1674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675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pycham</w:t>
        </w:r>
      </w:ins>
      <w:ins w:id="1676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677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node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682" w:author="Unknown Author" w:date="2021-02-06T11:31:00Z"/>
        </w:rPr>
      </w:pPr>
      <w:ins w:id="1679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typora</w:t>
        </w:r>
      </w:ins>
      <w:ins w:id="1680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681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filezilla</w:t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1684" w:author="Unknown Author" w:date="2021-02-06T11:31:00Z"/>
        </w:rPr>
      </w:pPr>
      <w:ins w:id="1683" w:author="Unknown Author" w:date="2021-02-06T11:31:00Z">
        <w:bookmarkStart w:id="125" w:name="美化"/>
        <w:bookmarkEnd w:id="125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美化</w:t>
        </w:r>
      </w:ins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688" w:author="Unknown Author" w:date="2021-02-06T11:31:00Z"/>
        </w:rPr>
      </w:pPr>
      <w:ins w:id="1685" w:author="Unknown Author" w:date="2021-02-06T11:31:00Z">
        <w:bookmarkStart w:id="126" w:name="1929788313"/>
        <w:bookmarkEnd w:id="126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主题文件</w:t>
        </w:r>
      </w:ins>
      <w:ins w:id="1686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24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"1929788313"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1687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690" w:author="Unknown Author" w:date="2021-02-06T11:31:00Z"/>
        </w:rPr>
      </w:pPr>
      <w:ins w:id="1689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/usr/share/themes</w:t>
        </w:r>
      </w:ins>
    </w:p>
    <w:p>
      <w:pPr>
        <w:pStyle w:val="TextBody"/>
        <w:spacing w:before="0" w:after="0"/>
        <w:ind w:left="150" w:right="150" w:hanging="0"/>
        <w:rPr>
          <w:rFonts w:ascii="DejaVu Sans Mono" w:hAnsi="DejaVu Sans Mono" w:eastAsia="DejaVu Sans Mono"/>
          <w:ins w:id="1692" w:author="Unknown Author" w:date="2021-02-06T11:31:00Z"/>
        </w:rPr>
      </w:pPr>
      <w:hyperlink r:id="rId23" w:tgtFrame="_blank">
        <w:ins w:id="1691" w:author="Unknown Author" w:date="2021-02-06T11:31:00Z">
          <w:r>
            <w:rPr>
              <w:rStyle w:val="InternetLink"/>
              <w:rFonts w:ascii="Lato;PingFang SC;Microsoft YaHei;sans-serif" w:hAnsi="Lato;PingFang SC;Microsoft YaHei;sans-serif"/>
              <w:b w:val="false"/>
              <w:i w:val="false"/>
              <w:caps w:val="false"/>
              <w:smallCaps w:val="false"/>
              <w:strike w:val="false"/>
              <w:dstrike w:val="false"/>
              <w:color w:val="2D8CF0"/>
              <w:spacing w:val="0"/>
              <w:sz w:val="23"/>
              <w:u w:val="none"/>
              <w:effect w:val="none"/>
            </w:rPr>
            <w:t>Flat-Remix-GTK</w:t>
          </w:r>
        </w:ins>
      </w:hyperlink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694" w:author="Unknown Author" w:date="2021-02-06T11:31:00Z"/>
        </w:rPr>
      </w:pPr>
      <w:ins w:id="169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Ant-Dracula</w:t>
        </w:r>
      </w:ins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698" w:author="Unknown Author" w:date="2021-02-06T11:31:00Z"/>
        </w:rPr>
      </w:pPr>
      <w:ins w:id="1695" w:author="Unknown Author" w:date="2021-02-06T11:31:00Z">
        <w:bookmarkStart w:id="127" w:name="814482218"/>
        <w:bookmarkEnd w:id="127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图标文件</w:t>
        </w:r>
      </w:ins>
      <w:ins w:id="1696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24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"814482218"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1697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700" w:author="Unknown Author" w:date="2021-02-06T11:31:00Z"/>
        </w:rPr>
      </w:pPr>
      <w:ins w:id="1699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/usr/share/icons</w:t>
        </w:r>
      </w:ins>
    </w:p>
    <w:p>
      <w:pPr>
        <w:pStyle w:val="TextBody"/>
        <w:spacing w:before="150" w:after="150"/>
        <w:ind w:left="150" w:right="150" w:hanging="0"/>
        <w:rPr>
          <w:rFonts w:ascii="DejaVu Sans Mono" w:hAnsi="DejaVu Sans Mono" w:eastAsia="DejaVu Sans Mono"/>
          <w:ins w:id="1702" w:author="Unknown Author" w:date="2021-02-06T11:31:00Z"/>
        </w:rPr>
      </w:pPr>
      <w:ins w:id="170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Zafiro icons</w:t>
        </w:r>
      </w:ins>
    </w:p>
    <w:p>
      <w:pPr>
        <w:pStyle w:val="Heading3"/>
        <w:numPr>
          <w:ilvl w:val="2"/>
          <w:numId w:val="2"/>
        </w:numPr>
        <w:spacing w:lineRule="auto" w:line="360" w:before="0" w:after="0"/>
        <w:ind w:left="120" w:right="0" w:hanging="0"/>
        <w:rPr>
          <w:rFonts w:ascii="DejaVu Sans Mono" w:hAnsi="DejaVu Sans Mono" w:eastAsia="DejaVu Sans Mono"/>
          <w:ins w:id="1707" w:author="Unknown Author" w:date="2021-02-06T11:31:00Z"/>
        </w:rPr>
      </w:pPr>
      <w:ins w:id="1703" w:author="Unknown Author" w:date="2021-02-06T11:31:00Z">
        <w:bookmarkStart w:id="128" w:name="3094994735"/>
        <w:bookmarkEnd w:id="128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改</w:t>
        </w:r>
      </w:ins>
      <w:ins w:id="1704" w:author="Unknown Author" w:date="2021-02-06T11:31:00Z">
        <w:r>
          <w:rPr>
            <w:rFonts w:ascii="Lato;PingFang SC;Microsoft YaHei;sans-serif" w:hAnsi="Lato;PingFang SC;Microsoft YaHei;sans-serif"/>
            <w:b/>
            <w:i w:val="false"/>
            <w:caps w:val="false"/>
            <w:smallCaps w:val="false"/>
            <w:color w:val="314659"/>
            <w:spacing w:val="0"/>
            <w:sz w:val="24"/>
          </w:rPr>
          <w:t>logo</w:t>
        </w:r>
      </w:ins>
      <w:ins w:id="1705" w:author="Unknown Author" w:date="2021-02-06T11:31:00Z">
        <w:r>
          <w:fldChar w:fldCharType="begin"/>
        </w:r>
        <w:r>
          <w:rPr>
            <w:rStyle w:val="InternetLink"/>
            <w:smallCaps w:val="false"/>
            <w:caps w:val="false"/>
            <w:dstrike w:val="false"/>
            <w:strike w:val="false"/>
            <w:spacing w:val="0"/>
            <w:u w:val="none"/>
            <w:effect w:val="none"/>
            <w:sz w:val="24"/>
            <w:i w:val="false"/>
            <w:b/>
            <w:rFonts w:ascii="Lato;PingFang SC;Microsoft YaHei;sans-serif" w:hAnsi="Lato;PingFang SC;Microsoft YaHei;sans-serif"/>
            <w:color w:val="2D8CF0"/>
          </w:rPr>
          <w:instrText> HYPERLINK "https://www.cnblogs.com/yancy9862/p/11373108.html" \l "3094994735"</w:instrTex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separate"/>
      </w:r>
      <w:ins w:id="1706" w:author="Unknown Author" w:date="2021-02-06T11:31:00Z">
        <w:r>
          <w:rPr>
            <w:rStyle w:val="InternetLink"/>
            <w:rFonts w:ascii="Lato;PingFang SC;Microsoft YaHei;sans-serif" w:hAnsi="Lato;PingFang SC;Microsoft YaHei;sans-serif"/>
            <w:b/>
            <w:i w:val="false"/>
            <w:caps w:val="false"/>
            <w:smallCaps w:val="false"/>
            <w:strike w:val="false"/>
            <w:dstrike w:val="false"/>
            <w:color w:val="2D8CF0"/>
            <w:spacing w:val="0"/>
            <w:sz w:val="24"/>
            <w:u w:val="none"/>
            <w:effect w:val="none"/>
          </w:rPr>
          <w:t>#</w:t>
        </w:r>
      </w:ins>
      <w:r>
        <w:rPr>
          <w:rStyle w:val="InternetLink"/>
          <w:smallCaps w:val="false"/>
          <w:caps w:val="false"/>
          <w:dstrike w:val="false"/>
          <w:strike w:val="false"/>
          <w:spacing w:val="0"/>
          <w:u w:val="none"/>
          <w:effect w:val="none"/>
          <w:sz w:val="24"/>
          <w:i w:val="false"/>
          <w:b/>
          <w:rFonts w:ascii="Lato;PingFang SC;Microsoft YaHei;sans-serif" w:hAnsi="Lato;PingFang SC;Microsoft YaHei;sans-serif"/>
          <w:color w:val="2D8CF0"/>
        </w:rPr>
        <w:fldChar w:fldCharType="end"/>
      </w:r>
    </w:p>
    <w:p>
      <w:pPr>
        <w:pStyle w:val="PreformattedText"/>
        <w:spacing w:before="0" w:after="0"/>
        <w:ind w:left="0" w:right="0" w:hanging="0"/>
        <w:rPr>
          <w:rFonts w:ascii="DejaVu Sans Mono" w:hAnsi="DejaVu Sans Mono" w:eastAsia="DejaVu Sans Mono"/>
          <w:ins w:id="1709" w:author="Unknown Author" w:date="2021-02-06T11:31:00Z"/>
        </w:rPr>
      </w:pPr>
      <w:ins w:id="1708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5E6687"/>
            <w:spacing w:val="0"/>
            <w:sz w:val="18"/>
          </w:rPr>
          <w:t>Copy</w:t>
        </w:r>
      </w:ins>
    </w:p>
    <w:p>
      <w:pPr>
        <w:pStyle w:val="PreformattedText"/>
        <w:spacing w:lineRule="auto" w:line="360" w:before="0" w:after="0"/>
        <w:ind w:left="0" w:right="0" w:hanging="0"/>
        <w:rPr>
          <w:rFonts w:ascii="DejaVu Sans Mono" w:hAnsi="DejaVu Sans Mono" w:eastAsia="DejaVu Sans Mono"/>
          <w:ins w:id="1712" w:author="Unknown Author" w:date="2021-02-06T11:31:00Z"/>
        </w:rPr>
      </w:pPr>
      <w:ins w:id="1710" w:author="Unknown Author" w:date="2021-02-06T11:31:00Z">
        <w:bookmarkStart w:id="129" w:name="copy_target_54"/>
        <w:bookmarkEnd w:id="129"/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0086B3"/>
            <w:spacing w:val="0"/>
            <w:sz w:val="21"/>
            <w:highlight w:val="green"/>
          </w:rPr>
          <w:t>sudo</w:t>
        </w:r>
      </w:ins>
      <w:ins w:id="1711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 xml:space="preserve"> vim  /etc/lsb-release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717" w:author="Unknown Author" w:date="2021-02-06T11:31:00Z"/>
        </w:rPr>
      </w:pPr>
      <w:ins w:id="1713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改第一行跟最后一行，比如改成</w:t>
        </w:r>
      </w:ins>
      <w:ins w:id="1714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ArchLinux</w:t>
        </w:r>
      </w:ins>
      <w:ins w:id="1715" w:author="Unknown Author" w:date="2021-02-06T11:31:00Z">
        <w:r>
          <w:rPr>
            <w:rStyle w:val="SourceText"/>
            <w:rFonts w:eastAsia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和</w:t>
        </w:r>
      </w:ins>
      <w:ins w:id="1716" w:author="Unknown Author" w:date="2021-02-06T11:31:00Z">
        <w:r>
          <w:rPr>
            <w:rStyle w:val="SourceText"/>
            <w:rFonts w:ascii="Consolas;Monaco;Andale Mono;Ubuntu Mono;monospace" w:hAnsi="Consolas;Monaco;Andale Mono;Ubuntu Mono;monospace"/>
            <w:b w:val="false"/>
            <w:i w:val="false"/>
            <w:caps w:val="false"/>
            <w:smallCaps w:val="false"/>
            <w:color w:val="333333"/>
            <w:spacing w:val="0"/>
            <w:sz w:val="21"/>
            <w:highlight w:val="green"/>
          </w:rPr>
          <w:t>Arch Linux</w:t>
        </w:r>
      </w:ins>
    </w:p>
    <w:p>
      <w:pPr>
        <w:pStyle w:val="PreformattedText"/>
        <w:spacing w:lineRule="auto" w:line="360" w:before="150" w:after="150"/>
        <w:rPr>
          <w:rFonts w:ascii="DejaVu Sans Mono" w:hAnsi="DejaVu Sans Mono" w:eastAsia="DejaVu Sans Mono"/>
          <w:ins w:id="1719" w:author="Unknown Author" w:date="2021-02-06T11:31:00Z"/>
        </w:rPr>
      </w:pPr>
      <w:ins w:id="1718" w:author="Unknown Author" w:date="2021-02-06T11:31:00Z">
        <w:r>
          <w:rPr>
            <w:rFonts w:eastAsia="DejaVu Sans Mono" w:ascii="DejaVu Sans Mono" w:hAnsi="DejaVu Sans Mono"/>
          </w:rPr>
        </w:r>
      </w:ins>
    </w:p>
    <w:p>
      <w:pPr>
        <w:pStyle w:val="Heading1"/>
        <w:numPr>
          <w:ilvl w:val="0"/>
          <w:numId w:val="2"/>
        </w:numPr>
        <w:spacing w:lineRule="auto" w:line="360" w:before="150" w:after="150"/>
        <w:ind w:left="0" w:right="0" w:hanging="0"/>
        <w:rPr>
          <w:rFonts w:ascii="DejaVu Sans Mono" w:hAnsi="DejaVu Sans Mono" w:eastAsia="DejaVu Sans Mono"/>
          <w:ins w:id="1721" w:author="Unknown Author" w:date="2021-02-06T11:31:00Z"/>
        </w:rPr>
      </w:pPr>
      <w:ins w:id="1720" w:author="Unknown Author" w:date="2021-02-06T11:31:00Z">
        <w:bookmarkStart w:id="130" w:name="游戏"/>
        <w:bookmarkEnd w:id="130"/>
        <w:r>
          <w:rPr>
            <w:rFonts w:eastAsia="Lato;PingFang SC;Microsoft YaHei;sans-serif"/>
            <w:b/>
            <w:i w:val="false"/>
            <w:caps w:val="false"/>
            <w:smallCaps w:val="false"/>
            <w:color w:val="314659"/>
            <w:spacing w:val="0"/>
            <w:sz w:val="42"/>
          </w:rPr>
          <w:t>游戏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725" w:author="Unknown Author" w:date="2021-02-06T11:31:00Z"/>
        </w:rPr>
      </w:pPr>
      <w:ins w:id="1722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0ad</w:t>
        </w:r>
      </w:ins>
      <w:ins w:id="172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724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跨平台的“帝国时代”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729" w:author="Unknown Author" w:date="2021-02-06T11:31:00Z"/>
        </w:rPr>
      </w:pPr>
      <w:ins w:id="1726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wesnoth</w:t>
        </w:r>
      </w:ins>
      <w:ins w:id="1727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728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回合制策略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735" w:author="Unknown Author" w:date="2021-02-06T11:31:00Z"/>
        </w:rPr>
      </w:pPr>
      <w:ins w:id="1730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2048-qt</w:t>
        </w:r>
      </w:ins>
      <w:ins w:id="173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732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经典的</w:t>
        </w:r>
      </w:ins>
      <w:ins w:id="1733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2048</w:t>
        </w:r>
      </w:ins>
      <w:ins w:id="1734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游戏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739" w:author="Unknown Author" w:date="2021-02-06T11:31:00Z"/>
        </w:rPr>
      </w:pPr>
      <w:ins w:id="1736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zaz</w:t>
        </w:r>
      </w:ins>
      <w:ins w:id="1737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738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经典的泡泡射击游戏；</w:t>
        </w:r>
      </w:ins>
    </w:p>
    <w:p>
      <w:pPr>
        <w:pStyle w:val="TextBody"/>
        <w:spacing w:lineRule="auto" w:line="240" w:before="0" w:after="0"/>
        <w:ind w:left="195" w:right="195" w:hanging="0"/>
        <w:rPr>
          <w:rFonts w:ascii="DejaVu Sans Mono" w:hAnsi="DejaVu Sans Mono" w:eastAsia="DejaVu Sans Mono"/>
          <w:ins w:id="1743" w:author="Unknown Author" w:date="2021-02-06T11:31:00Z"/>
        </w:rPr>
      </w:pPr>
      <w:ins w:id="1740" w:author="Unknown Author" w:date="2021-02-06T11:31:00Z">
        <w:r>
          <w:rPr>
            <w:rStyle w:val="SourceText"/>
            <w:rFonts w:ascii="consolas" w:hAnsi="consolas"/>
            <w:b w:val="false"/>
            <w:i w:val="false"/>
            <w:caps w:val="false"/>
            <w:smallCaps w:val="false"/>
            <w:color w:val="314659"/>
            <w:spacing w:val="0"/>
            <w:sz w:val="21"/>
            <w:highlight w:val="green"/>
          </w:rPr>
          <w:t>gnome-mines</w:t>
        </w:r>
      </w:ins>
      <w:ins w:id="1741" w:author="Unknown Author" w:date="2021-02-06T11:31:00Z">
        <w:r>
          <w:rPr>
            <w:rFonts w:ascii="Lato;PingFang SC;Microsoft YaHei;sans-serif" w:hAnsi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 </w:t>
        </w:r>
      </w:ins>
      <w:ins w:id="1742" w:author="Unknown Author" w:date="2021-02-06T11:31:00Z">
        <w:r>
          <w:rPr>
            <w:rFonts w:eastAsia="Lato;PingFang SC;Microsoft YaHei;sans-serif"/>
            <w:b w:val="false"/>
            <w:i w:val="false"/>
            <w:caps w:val="false"/>
            <w:smallCaps w:val="false"/>
            <w:color w:val="314659"/>
            <w:spacing w:val="0"/>
            <w:sz w:val="23"/>
          </w:rPr>
          <w:t>扫雷</w:t>
        </w:r>
      </w:ins>
    </w:p>
    <w:p>
      <w:pPr>
        <w:pStyle w:val="Normal"/>
        <w:rPr/>
      </w:pPr>
      <w:r>
        <w:rPr/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rFonts w:ascii="DejaVu Sans Mono" w:hAnsi="DejaVu Sans Mono" w:eastAsia="DejaVu Sans Mono"/>
        </w:rPr>
      </w:pPr>
      <w:r>
        <w:rPr>
          <w:rFonts w:eastAsia="DejaVu Sans Mono" w:ascii="DejaVu Sans Mono" w:hAnsi="DejaVu Sans Mono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align>left</wp:align>
                </wp:positionH>
                <wp:positionV relativeFrom="line">
                  <wp:posOffset>635</wp:posOffset>
                </wp:positionV>
                <wp:extent cx="7773035" cy="250825"/>
                <wp:effectExtent l="0" t="0" r="0" b="0"/>
                <wp:wrapSquare wrapText="largest"/>
                <wp:docPr id="1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0" w:after="0"/>
                              <w:ind w:left="0" w:right="0" w:hanging="0"/>
                              <w:jc w:val="left"/>
                              <w:rPr/>
                            </w:pPr>
                            <w:hyperlink r:id="rId24">
                              <w:ins w:id="1744" w:author="Unknown Author" w:date="2021-02-06T11:31:00Z">
                                <w:bookmarkStart w:id="131" w:name="cb_post_title_url"/>
                                <w:bookmarkEnd w:id="131"/>
                                <w:r>
                                  <w:rPr>
                                    <w:rStyle w:val="InternetLink"/>
                                    <w:rFonts w:ascii="Lato;PingFang SC;Microsoft YaHei;sans-serif" w:hAnsi="Lato;PingFang SC;Microsoft YaHei;sans-serif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314659"/>
                                    <w:spacing w:val="0"/>
                                    <w:sz w:val="30"/>
                                    <w:u w:val="none"/>
                                    <w:effect w:val="none"/>
                                  </w:rPr>
                                  <w:t>Manjaro</w:t>
                                </w:r>
                              </w:ins>
                              <w:ins w:id="1745" w:author="Unknown Author" w:date="2021-02-06T11:31:00Z">
                                <w:r>
                                  <w:rPr>
                                    <w:rStyle w:val="InternetLink"/>
                                    <w:rFonts w:eastAsia="Lato;PingFang SC;Microsoft YaHei;sans-serif"/>
                                    <w:b w:val="false"/>
                                    <w:i w:val="false"/>
                                    <w:caps w:val="false"/>
                                    <w:smallCaps w:val="false"/>
                                    <w:strike w:val="false"/>
                                    <w:dstrike w:val="false"/>
                                    <w:color w:val="314659"/>
                                    <w:spacing w:val="0"/>
                                    <w:sz w:val="30"/>
                                    <w:u w:val="none"/>
                                    <w:effect w:val="none"/>
                                  </w:rPr>
                                  <w:t>美化 配置教程</w:t>
                                </w:r>
                              </w:ins>
                            </w:hyperlink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stroked="f" style="position:absolute;margin-left:0pt;margin-top:0.05pt;width:611.95pt;height:19.65pt;mso-position-horizontal:lef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0" w:after="0"/>
                        <w:ind w:left="0" w:right="0" w:hanging="0"/>
                        <w:jc w:val="left"/>
                        <w:rPr/>
                      </w:pPr>
                      <w:hyperlink r:id="rId25">
                        <w:ins w:id="1746" w:author="Unknown Author" w:date="2021-02-06T11:31:00Z">
                          <w:bookmarkStart w:id="132" w:name="cb_post_title_url"/>
                          <w:bookmarkEnd w:id="132"/>
                          <w:r>
                            <w:rPr>
                              <w:rStyle w:val="InternetLink"/>
                              <w:rFonts w:ascii="Lato;PingFang SC;Microsoft YaHei;sans-serif" w:hAnsi="Lato;PingFang SC;Microsoft YaHei;sans-serif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314659"/>
                              <w:spacing w:val="0"/>
                              <w:sz w:val="30"/>
                              <w:u w:val="none"/>
                              <w:effect w:val="none"/>
                            </w:rPr>
                            <w:t>Manjaro</w:t>
                          </w:r>
                        </w:ins>
                        <w:ins w:id="1747" w:author="Unknown Author" w:date="2021-02-06T11:31:00Z">
                          <w:r>
                            <w:rPr>
                              <w:rStyle w:val="InternetLink"/>
                              <w:rFonts w:eastAsia="Lato;PingFang SC;Microsoft YaHei;sans-serif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314659"/>
                              <w:spacing w:val="0"/>
                              <w:sz w:val="30"/>
                              <w:u w:val="none"/>
                              <w:effect w:val="none"/>
                            </w:rPr>
                            <w:t>美化 配置教程</w:t>
                          </w:r>
                        </w:ins>
                      </w:hyperlink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bidi w:val="0"/>
        <w:spacing w:before="0" w:after="0"/>
        <w:jc w:val="left"/>
        <w:rPr>
          <w:rFonts w:ascii="DejaVu Sans Mono" w:hAnsi="DejaVu Sans Mono" w:eastAsia="DejaVu Sans Mono"/>
        </w:rPr>
      </w:pPr>
      <w:r>
        <w:rPr/>
      </w:r>
    </w:p>
    <w:sectPr>
      <w:type w:val="continuous"/>
      <w:pgSz w:w="12240" w:h="15840"/>
      <w:pgMar w:left="1134" w:right="1134" w:header="0" w:top="1134" w:footer="0" w:bottom="1134" w:gutter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Consolas">
    <w:altName w:val="Monaco"/>
    <w:charset w:val="01"/>
    <w:family w:val="auto"/>
    <w:pitch w:val="default"/>
  </w:font>
  <w:font w:name="Lato">
    <w:altName w:val="PingFang SC"/>
    <w:charset w:val="01"/>
    <w:family w:val="roman"/>
    <w:pitch w:val="variable"/>
  </w:font>
  <w:font w:name="Consolas">
    <w:altName w:val="Monaco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300"/>
        </w:tabs>
        <w:ind w:left="30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compat>
    <w:doNotExpandShiftReturn/>
  </w:compat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Droid Sans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Droid Sans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Droid Sans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Droid Sans Devanagari"/>
      <w:b/>
      <w:bCs/>
      <w:sz w:val="24"/>
      <w:szCs w:val="24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Del">
    <w:name w:val="del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rchlinux.org/mirrorlist/" TargetMode="External"/><Relationship Id="rId3" Type="http://schemas.openxmlformats.org/officeDocument/2006/relationships/hyperlink" Target="https://mirror.tuna.tsinghua.edu.cn/help/AUR/" TargetMode="External"/><Relationship Id="rId4" Type="http://schemas.openxmlformats.org/officeDocument/2006/relationships/image" Target="https://upload.jianshu.io/users/upload_avatars/8687256/81f580c2-7bb9-4f85-bfee-e81b7f527d02.jpg?imageMogr2/auto-orient/strip%7CimageView2/1/w/96/h/96/format/webp" TargetMode="External"/><Relationship Id="rId5" Type="http://schemas.openxmlformats.org/officeDocument/2006/relationships/hyperlink" Target="https://www.jianshu.com/u/7a40b153bf33" TargetMode="External"/><Relationship Id="rId6" Type="http://schemas.openxmlformats.org/officeDocument/2006/relationships/hyperlink" Target="https://www.jianshu.com/u/7a40b153bf33" TargetMode="External"/><Relationship Id="rId7" Type="http://schemas.openxmlformats.org/officeDocument/2006/relationships/hyperlink" Target="https://github.com/countstarlight/deepin-wine-wechat-arch/releases/tag/v2.7.1.88-1" TargetMode="External"/><Relationship Id="rId8" Type="http://schemas.openxmlformats.org/officeDocument/2006/relationships/image" Target="media/image1.png"/><Relationship Id="rId9" Type="http://schemas.openxmlformats.org/officeDocument/2006/relationships/image" Target="https://linux265.com/static/images/upload/2019/flameshot-donghua.gif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blog.kangkang.org/index.php/archives/397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github.com/ohmyzsh/ohmyzsh/wiki/Themes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blog.csdn.net/qq_27525611/article/details/106016872" TargetMode="External"/><Relationship Id="rId22" Type="http://schemas.openxmlformats.org/officeDocument/2006/relationships/hyperlink" Target="http://mimosa-pudica.net/zsh-incremental.html" TargetMode="External"/><Relationship Id="rId23" Type="http://schemas.openxmlformats.org/officeDocument/2006/relationships/hyperlink" Target="https://github.com/daniruiz/Flat-Remix-GTK" TargetMode="External"/><Relationship Id="rId24" Type="http://schemas.openxmlformats.org/officeDocument/2006/relationships/hyperlink" Target="https://www.cnblogs.com/yancy9862/p/11373108.html" TargetMode="External"/><Relationship Id="rId25" Type="http://schemas.openxmlformats.org/officeDocument/2006/relationships/hyperlink" Target="https://www.cnblogs.com/yancy9862/p/11373108.html" TargetMode="Externa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LibreOffice/6.4.7.2$Linux_X86_64 LibreOffice_project/40$Build-2</Application>
  <Pages>37</Pages>
  <Words>5076</Words>
  <Characters>16348</Characters>
  <CharactersWithSpaces>17692</CharactersWithSpaces>
  <Paragraphs>675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2021-02-05T22:31:25Z</dcterms:created>
  <dc:creator/>
  <dc:description/>
  <dc:language>zh-CN</dc:language>
  <cp:lastModifiedBy/>
  <dcterms:modified xsi:type="dcterms:W3CDTF">2021-02-06T11:53:34Z</dcterms:modified>
  <cp:revision>13</cp:revision>
  <dc:subject/>
  <dc:title/>
</cp:coreProperties>
</file>